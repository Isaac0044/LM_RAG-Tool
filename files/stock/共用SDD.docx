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C5B99" w14:textId="3383D7D6" w:rsidR="00814FB9" w:rsidRPr="00857291" w:rsidRDefault="00857291" w:rsidP="00857291">
      <w:pPr>
        <w:jc w:val="center"/>
        <w:rPr>
          <w:rFonts w:ascii="Times New Roman" w:eastAsia="標楷體" w:hAnsi="Times New Roman"/>
          <w:b/>
          <w:szCs w:val="24"/>
        </w:rPr>
      </w:pPr>
      <w:bookmarkStart w:id="0" w:name="_Hlk171708336"/>
      <w:bookmarkStart w:id="1" w:name="_Hlk172203192"/>
      <w:r>
        <w:rPr>
          <w:rFonts w:ascii="Times New Roman" w:eastAsia="標楷體" w:hAnsi="Times New Roman" w:hint="eastAsia"/>
          <w:b/>
          <w:bCs/>
          <w:sz w:val="44"/>
          <w:szCs w:val="44"/>
        </w:rPr>
        <w:t>穀寶</w:t>
      </w:r>
      <w:r>
        <w:rPr>
          <w:rFonts w:ascii="Times New Roman" w:eastAsia="標楷體" w:hAnsi="Times New Roman" w:hint="eastAsia"/>
          <w:b/>
          <w:bCs/>
          <w:sz w:val="44"/>
          <w:szCs w:val="44"/>
        </w:rPr>
        <w:t>-</w:t>
      </w:r>
      <w:r w:rsidRPr="004763F7">
        <w:rPr>
          <w:rFonts w:ascii="Times New Roman" w:eastAsia="標楷體" w:hAnsi="Times New Roman" w:hint="eastAsia"/>
          <w:b/>
          <w:bCs/>
          <w:sz w:val="44"/>
          <w:szCs w:val="44"/>
        </w:rPr>
        <w:t>智能保險存股建議平台</w:t>
      </w:r>
      <w:bookmarkEnd w:id="0"/>
      <w:bookmarkEnd w:id="1"/>
    </w:p>
    <w:p w14:paraId="1D083B7C" w14:textId="77777777" w:rsidR="00ED7638" w:rsidRPr="002764B5" w:rsidRDefault="00ED7638" w:rsidP="00ED7638">
      <w:pPr>
        <w:jc w:val="center"/>
        <w:rPr>
          <w:rFonts w:ascii="Times New Roman" w:eastAsia="標楷體" w:hAnsi="Times New Roman" w:cs="Times New Roman"/>
          <w:b/>
          <w:bCs/>
          <w:sz w:val="44"/>
          <w:szCs w:val="44"/>
        </w:rPr>
      </w:pPr>
    </w:p>
    <w:p w14:paraId="5FDED69E" w14:textId="77777777" w:rsidR="00ED7638" w:rsidRPr="002764B5" w:rsidRDefault="00ED7638" w:rsidP="00ED7638">
      <w:pPr>
        <w:widowControl/>
        <w:spacing w:line="240" w:lineRule="exact"/>
        <w:rPr>
          <w:rFonts w:ascii="Times New Roman" w:eastAsia="標楷體" w:hAnsi="Times New Roman" w:cs="Times New Roman"/>
          <w:kern w:val="0"/>
          <w:sz w:val="16"/>
          <w:szCs w:val="16"/>
        </w:rPr>
      </w:pPr>
    </w:p>
    <w:p w14:paraId="02DC4BAF" w14:textId="6D5D7FA7" w:rsidR="00ED7638" w:rsidRPr="002764B5" w:rsidRDefault="00501C0A" w:rsidP="00ED7638">
      <w:pPr>
        <w:jc w:val="center"/>
        <w:rPr>
          <w:rFonts w:ascii="Times New Roman" w:eastAsia="標楷體" w:hAnsi="Times New Roman" w:cs="Times New Roman"/>
        </w:rPr>
      </w:pPr>
      <w:r>
        <w:rPr>
          <w:rFonts w:ascii="Times New Roman" w:eastAsia="標楷體" w:hAnsi="Times New Roman" w:cs="Times New Roman" w:hint="eastAsia"/>
        </w:rPr>
        <w:t xml:space="preserve"> </w:t>
      </w:r>
    </w:p>
    <w:p w14:paraId="58503BB5" w14:textId="77777777" w:rsidR="00ED7638" w:rsidRPr="002764B5" w:rsidRDefault="00ED7638" w:rsidP="00ED7638">
      <w:pPr>
        <w:jc w:val="center"/>
        <w:rPr>
          <w:rFonts w:ascii="Times New Roman" w:eastAsia="標楷體" w:hAnsi="Times New Roman" w:cs="Times New Roman"/>
        </w:rPr>
      </w:pPr>
    </w:p>
    <w:p w14:paraId="190F855F" w14:textId="259ACE86" w:rsidR="00ED7638" w:rsidRPr="002764B5" w:rsidRDefault="00ED7638" w:rsidP="00ED7638">
      <w:pPr>
        <w:jc w:val="center"/>
        <w:rPr>
          <w:rFonts w:ascii="Times New Roman" w:eastAsia="標楷體" w:hAnsi="Times New Roman" w:cs="Times New Roman"/>
          <w:b/>
          <w:bCs/>
          <w:sz w:val="40"/>
          <w:szCs w:val="40"/>
        </w:rPr>
      </w:pPr>
      <w:r w:rsidRPr="002764B5">
        <w:rPr>
          <w:rFonts w:ascii="Times New Roman" w:eastAsia="標楷體" w:hAnsi="Times New Roman" w:cs="Times New Roman"/>
          <w:b/>
          <w:bCs/>
          <w:sz w:val="40"/>
          <w:szCs w:val="40"/>
        </w:rPr>
        <w:t>軟體設計文件</w:t>
      </w:r>
    </w:p>
    <w:p w14:paraId="037C463D" w14:textId="77777777" w:rsidR="00ED7638" w:rsidRPr="002764B5" w:rsidRDefault="00ED7638" w:rsidP="00ED7638">
      <w:pPr>
        <w:jc w:val="center"/>
        <w:rPr>
          <w:rFonts w:ascii="Times New Roman" w:eastAsia="標楷體" w:hAnsi="Times New Roman" w:cs="Times New Roman"/>
          <w:b/>
          <w:bCs/>
          <w:sz w:val="40"/>
          <w:szCs w:val="40"/>
        </w:rPr>
      </w:pPr>
    </w:p>
    <w:p w14:paraId="636250DD" w14:textId="266B3F1D" w:rsidR="00ED7638" w:rsidRPr="002764B5" w:rsidRDefault="00591BA3" w:rsidP="00ED7638">
      <w:pPr>
        <w:jc w:val="center"/>
        <w:rPr>
          <w:rFonts w:ascii="Times New Roman" w:eastAsia="標楷體" w:hAnsi="Times New Roman" w:cs="Times New Roman"/>
          <w:b/>
          <w:bCs/>
          <w:sz w:val="40"/>
          <w:szCs w:val="40"/>
        </w:rPr>
      </w:pPr>
      <w:r w:rsidRPr="002764B5">
        <w:rPr>
          <w:rFonts w:ascii="Times New Roman" w:eastAsia="標楷體" w:hAnsi="Times New Roman" w:cs="Times New Roman"/>
          <w:b/>
          <w:bCs/>
          <w:sz w:val="40"/>
          <w:szCs w:val="40"/>
        </w:rPr>
        <w:t>SDD-IM-202</w:t>
      </w:r>
      <w:r w:rsidR="00223C04">
        <w:rPr>
          <w:rFonts w:ascii="Times New Roman" w:eastAsia="標楷體" w:hAnsi="Times New Roman" w:cs="Times New Roman" w:hint="eastAsia"/>
          <w:b/>
          <w:bCs/>
          <w:sz w:val="40"/>
          <w:szCs w:val="40"/>
        </w:rPr>
        <w:t>4</w:t>
      </w:r>
      <w:r w:rsidRPr="002764B5">
        <w:rPr>
          <w:rFonts w:ascii="Times New Roman" w:eastAsia="標楷體" w:hAnsi="Times New Roman" w:cs="Times New Roman"/>
          <w:b/>
          <w:bCs/>
          <w:sz w:val="40"/>
          <w:szCs w:val="40"/>
        </w:rPr>
        <w:t>-</w:t>
      </w:r>
      <w:r w:rsidR="000C3726">
        <w:rPr>
          <w:rFonts w:ascii="Times New Roman" w:eastAsia="標楷體" w:hAnsi="Times New Roman" w:cs="Times New Roman" w:hint="eastAsia"/>
          <w:b/>
          <w:bCs/>
          <w:sz w:val="40"/>
          <w:szCs w:val="40"/>
        </w:rPr>
        <w:t>012-1-1</w:t>
      </w:r>
    </w:p>
    <w:p w14:paraId="4DC516BC" w14:textId="77777777" w:rsidR="00ED7638" w:rsidRPr="002764B5" w:rsidRDefault="00ED7638" w:rsidP="00ED7638">
      <w:pPr>
        <w:jc w:val="center"/>
        <w:rPr>
          <w:rFonts w:ascii="Times New Roman" w:eastAsia="標楷體" w:hAnsi="Times New Roman" w:cs="Times New Roman"/>
          <w:b/>
          <w:bCs/>
          <w:sz w:val="36"/>
          <w:szCs w:val="36"/>
        </w:rPr>
      </w:pPr>
    </w:p>
    <w:p w14:paraId="1D060C15" w14:textId="77777777" w:rsidR="00ED7638" w:rsidRPr="002764B5" w:rsidRDefault="00ED7638" w:rsidP="00ED7638">
      <w:pPr>
        <w:jc w:val="center"/>
        <w:rPr>
          <w:rFonts w:ascii="Times New Roman" w:eastAsia="標楷體" w:hAnsi="Times New Roman" w:cs="Times New Roman"/>
        </w:rPr>
      </w:pPr>
    </w:p>
    <w:p w14:paraId="0C0A36AE" w14:textId="77777777" w:rsidR="00ED7638" w:rsidRPr="002764B5" w:rsidRDefault="00ED7638" w:rsidP="00ED7638">
      <w:pPr>
        <w:jc w:val="center"/>
        <w:rPr>
          <w:rFonts w:ascii="Times New Roman" w:eastAsia="標楷體" w:hAnsi="Times New Roman" w:cs="Times New Roman"/>
        </w:rPr>
      </w:pPr>
    </w:p>
    <w:p w14:paraId="7EE07BC3" w14:textId="77777777" w:rsidR="00ED7638" w:rsidRPr="002764B5" w:rsidRDefault="00ED7638" w:rsidP="00ED7638">
      <w:pPr>
        <w:jc w:val="center"/>
        <w:rPr>
          <w:rFonts w:ascii="Times New Roman" w:eastAsia="標楷體" w:hAnsi="Times New Roman" w:cs="Times New Roman"/>
        </w:rPr>
      </w:pPr>
    </w:p>
    <w:p w14:paraId="04F8DDC8" w14:textId="77777777" w:rsidR="00ED7638" w:rsidRPr="002764B5" w:rsidRDefault="00ED7638" w:rsidP="00ED7638">
      <w:pPr>
        <w:jc w:val="center"/>
        <w:rPr>
          <w:rFonts w:ascii="Times New Roman" w:eastAsia="標楷體" w:hAnsi="Times New Roman" w:cs="Times New Roman"/>
        </w:rPr>
      </w:pPr>
    </w:p>
    <w:p w14:paraId="5A60F162" w14:textId="77777777" w:rsidR="00ED7638" w:rsidRPr="002764B5" w:rsidRDefault="00ED7638" w:rsidP="00ED7638">
      <w:pPr>
        <w:jc w:val="center"/>
        <w:rPr>
          <w:rFonts w:ascii="Times New Roman" w:eastAsia="標楷體" w:hAnsi="Times New Roman" w:cs="Times New Roman"/>
        </w:rPr>
      </w:pPr>
    </w:p>
    <w:p w14:paraId="5419317D" w14:textId="77777777" w:rsidR="00ED7638" w:rsidRPr="002764B5" w:rsidRDefault="00ED7638" w:rsidP="00ED7638">
      <w:pPr>
        <w:jc w:val="center"/>
        <w:rPr>
          <w:rFonts w:ascii="Times New Roman" w:eastAsia="標楷體" w:hAnsi="Times New Roman" w:cs="Times New Roman"/>
        </w:rPr>
      </w:pPr>
    </w:p>
    <w:p w14:paraId="658C7009" w14:textId="77777777" w:rsidR="00ED7638" w:rsidRPr="002764B5" w:rsidRDefault="00ED7638" w:rsidP="00ED7638">
      <w:pPr>
        <w:jc w:val="center"/>
        <w:rPr>
          <w:rFonts w:ascii="Times New Roman" w:eastAsia="標楷體" w:hAnsi="Times New Roman" w:cs="Times New Roman"/>
        </w:rPr>
      </w:pPr>
    </w:p>
    <w:p w14:paraId="57B2EB20" w14:textId="77777777" w:rsidR="00ED7638" w:rsidRPr="002764B5" w:rsidRDefault="00ED7638" w:rsidP="00ED7638">
      <w:pPr>
        <w:jc w:val="center"/>
        <w:rPr>
          <w:rFonts w:ascii="Times New Roman" w:eastAsia="標楷體" w:hAnsi="Times New Roman" w:cs="Times New Roman"/>
        </w:rPr>
      </w:pPr>
    </w:p>
    <w:p w14:paraId="2F1310D8" w14:textId="77777777" w:rsidR="00ED7638" w:rsidRPr="002764B5" w:rsidRDefault="00ED7638" w:rsidP="00B01248">
      <w:pPr>
        <w:rPr>
          <w:rFonts w:ascii="Times New Roman" w:eastAsia="標楷體" w:hAnsi="Times New Roman" w:cs="Times New Roman"/>
        </w:rPr>
      </w:pPr>
    </w:p>
    <w:p w14:paraId="097A010B" w14:textId="77777777" w:rsidR="00ED7638" w:rsidRPr="002764B5" w:rsidRDefault="00ED7638" w:rsidP="00ED7638">
      <w:pPr>
        <w:jc w:val="center"/>
        <w:rPr>
          <w:rFonts w:ascii="Times New Roman" w:eastAsia="標楷體" w:hAnsi="Times New Roman" w:cs="Times New Roman"/>
          <w:sz w:val="36"/>
          <w:szCs w:val="36"/>
        </w:rPr>
      </w:pPr>
      <w:r w:rsidRPr="002764B5">
        <w:rPr>
          <w:rFonts w:ascii="Times New Roman" w:eastAsia="標楷體" w:hAnsi="Times New Roman" w:cs="Times New Roman"/>
          <w:sz w:val="36"/>
          <w:szCs w:val="36"/>
        </w:rPr>
        <w:t>朝陽科技大學資訊管理系</w:t>
      </w:r>
    </w:p>
    <w:p w14:paraId="2886BCEB" w14:textId="77777777" w:rsidR="00ED7638" w:rsidRPr="002764B5" w:rsidRDefault="00ED7638" w:rsidP="00ED7638">
      <w:pPr>
        <w:jc w:val="center"/>
        <w:rPr>
          <w:rFonts w:ascii="Times New Roman" w:eastAsia="標楷體" w:hAnsi="Times New Roman" w:cs="Times New Roman"/>
          <w:sz w:val="36"/>
          <w:szCs w:val="36"/>
        </w:rPr>
      </w:pPr>
    </w:p>
    <w:p w14:paraId="719F1C94" w14:textId="77777777" w:rsidR="00223C04" w:rsidRPr="00960A35" w:rsidRDefault="00223C04" w:rsidP="00223C04">
      <w:pPr>
        <w:jc w:val="center"/>
        <w:rPr>
          <w:rFonts w:ascii="Times New Roman" w:eastAsia="標楷體" w:hAnsi="Times New Roman" w:cs="標楷體"/>
          <w:sz w:val="32"/>
          <w:szCs w:val="32"/>
        </w:rPr>
      </w:pPr>
      <w:r w:rsidRPr="00960A35">
        <w:rPr>
          <w:rFonts w:ascii="Times New Roman" w:eastAsia="標楷體" w:hAnsi="Times New Roman" w:cs="標楷體" w:hint="eastAsia"/>
          <w:sz w:val="32"/>
          <w:szCs w:val="32"/>
        </w:rPr>
        <w:t>指導老師：</w:t>
      </w:r>
      <w:r>
        <w:rPr>
          <w:rFonts w:ascii="Times New Roman" w:eastAsia="標楷體" w:hAnsi="Times New Roman" w:cs="標楷體" w:hint="eastAsia"/>
          <w:sz w:val="32"/>
          <w:szCs w:val="32"/>
        </w:rPr>
        <w:t>李朱慧</w:t>
      </w:r>
      <w:r w:rsidRPr="00960A35">
        <w:rPr>
          <w:rFonts w:ascii="Times New Roman" w:eastAsia="標楷體" w:hAnsi="Times New Roman"/>
          <w:sz w:val="32"/>
          <w:szCs w:val="32"/>
        </w:rPr>
        <w:t xml:space="preserve"> </w:t>
      </w:r>
      <w:r w:rsidRPr="00960A35">
        <w:rPr>
          <w:rFonts w:ascii="Times New Roman" w:eastAsia="標楷體" w:hAnsi="Times New Roman" w:cs="標楷體" w:hint="eastAsia"/>
          <w:sz w:val="32"/>
          <w:szCs w:val="32"/>
        </w:rPr>
        <w:t>教授</w:t>
      </w:r>
    </w:p>
    <w:p w14:paraId="0018407F" w14:textId="5DCC3B4A" w:rsidR="00223C04" w:rsidRPr="00960A35" w:rsidRDefault="00223C04" w:rsidP="00223C04">
      <w:pPr>
        <w:jc w:val="center"/>
        <w:rPr>
          <w:rFonts w:ascii="Times New Roman" w:eastAsia="標楷體" w:hAnsi="Times New Roman" w:cs="標楷體"/>
          <w:sz w:val="32"/>
          <w:szCs w:val="32"/>
        </w:rPr>
      </w:pPr>
      <w:r w:rsidRPr="00960A35">
        <w:rPr>
          <w:rFonts w:ascii="Times New Roman" w:eastAsia="標楷體" w:hAnsi="Times New Roman" w:cs="標楷體" w:hint="eastAsia"/>
          <w:sz w:val="32"/>
          <w:szCs w:val="32"/>
        </w:rPr>
        <w:t>學　　生：</w:t>
      </w:r>
      <w:r>
        <w:rPr>
          <w:rFonts w:ascii="Times New Roman" w:eastAsia="標楷體" w:hAnsi="Times New Roman" w:cs="標楷體" w:hint="eastAsia"/>
          <w:sz w:val="32"/>
          <w:szCs w:val="32"/>
        </w:rPr>
        <w:t>曾冠</w:t>
      </w:r>
      <w:r w:rsidR="00A63C68">
        <w:rPr>
          <w:rFonts w:ascii="新細明體-ExtB" w:eastAsia="新細明體-ExtB" w:hAnsi="新細明體-ExtB" w:cs="新細明體-ExtB" w:hint="eastAsia"/>
          <w:noProof/>
          <w:sz w:val="32"/>
          <w:szCs w:val="32"/>
        </w:rPr>
        <w:t>𦭰</w:t>
      </w:r>
      <w:r w:rsidRPr="00960A35">
        <w:rPr>
          <w:rFonts w:ascii="Times New Roman" w:eastAsia="標楷體" w:hAnsi="Times New Roman" w:cs="標楷體" w:hint="eastAsia"/>
          <w:sz w:val="32"/>
          <w:szCs w:val="32"/>
        </w:rPr>
        <w:t>、</w:t>
      </w:r>
      <w:r>
        <w:rPr>
          <w:rFonts w:ascii="Times New Roman" w:eastAsia="標楷體" w:hAnsi="Times New Roman" w:cs="標楷體" w:hint="eastAsia"/>
          <w:sz w:val="32"/>
          <w:szCs w:val="32"/>
        </w:rPr>
        <w:t>林宣兆</w:t>
      </w:r>
      <w:r w:rsidRPr="00960A35">
        <w:rPr>
          <w:rFonts w:ascii="Times New Roman" w:eastAsia="標楷體" w:hAnsi="Times New Roman" w:cs="標楷體" w:hint="eastAsia"/>
          <w:sz w:val="32"/>
          <w:szCs w:val="32"/>
        </w:rPr>
        <w:t>、</w:t>
      </w:r>
      <w:r>
        <w:rPr>
          <w:rFonts w:ascii="Times New Roman" w:eastAsia="標楷體" w:hAnsi="Times New Roman" w:cs="標楷體" w:hint="eastAsia"/>
          <w:sz w:val="32"/>
          <w:szCs w:val="32"/>
        </w:rPr>
        <w:t>李東原</w:t>
      </w:r>
      <w:r w:rsidRPr="00960A35">
        <w:rPr>
          <w:rFonts w:ascii="Times New Roman" w:eastAsia="標楷體" w:hAnsi="Times New Roman" w:cs="標楷體" w:hint="eastAsia"/>
          <w:sz w:val="32"/>
          <w:szCs w:val="32"/>
        </w:rPr>
        <w:t>、</w:t>
      </w:r>
      <w:r>
        <w:rPr>
          <w:rFonts w:ascii="Times New Roman" w:eastAsia="標楷體" w:hAnsi="Times New Roman" w:cs="標楷體" w:hint="eastAsia"/>
          <w:sz w:val="32"/>
          <w:szCs w:val="32"/>
        </w:rPr>
        <w:t>彭郁翔</w:t>
      </w:r>
    </w:p>
    <w:p w14:paraId="3D6EFCD0" w14:textId="77777777" w:rsidR="00223C04" w:rsidRPr="00960A35" w:rsidRDefault="00223C04" w:rsidP="00223C04">
      <w:pPr>
        <w:jc w:val="center"/>
        <w:rPr>
          <w:rFonts w:ascii="Times New Roman" w:eastAsia="標楷體" w:hAnsi="Times New Roman"/>
          <w:b/>
          <w:szCs w:val="24"/>
        </w:rPr>
      </w:pPr>
    </w:p>
    <w:p w14:paraId="65E585A3" w14:textId="73F5CC6B" w:rsidR="00223C04" w:rsidRDefault="008455CB" w:rsidP="00223C04">
      <w:pPr>
        <w:jc w:val="center"/>
        <w:rPr>
          <w:rFonts w:ascii="Times New Roman" w:eastAsia="標楷體" w:hAnsi="Times New Roman"/>
          <w:b/>
          <w:szCs w:val="24"/>
        </w:rPr>
      </w:pPr>
      <w:r>
        <w:rPr>
          <w:rFonts w:ascii="Times New Roman" w:eastAsia="標楷體" w:hAnsi="Times New Roman" w:hint="eastAsia"/>
          <w:b/>
          <w:szCs w:val="24"/>
        </w:rPr>
        <w:t xml:space="preserve"> </w:t>
      </w:r>
    </w:p>
    <w:p w14:paraId="3144B008" w14:textId="77777777" w:rsidR="00223C04" w:rsidRDefault="00223C04" w:rsidP="00223C04">
      <w:pPr>
        <w:jc w:val="center"/>
        <w:rPr>
          <w:rFonts w:ascii="Times New Roman" w:eastAsia="標楷體" w:hAnsi="Times New Roman"/>
          <w:b/>
          <w:szCs w:val="24"/>
        </w:rPr>
      </w:pPr>
    </w:p>
    <w:p w14:paraId="3321F960" w14:textId="77777777" w:rsidR="00223C04" w:rsidRPr="002457D0" w:rsidRDefault="00223C04" w:rsidP="00223C04">
      <w:pPr>
        <w:jc w:val="center"/>
        <w:rPr>
          <w:rFonts w:ascii="Times New Roman" w:eastAsia="標楷體" w:hAnsi="Times New Roman"/>
          <w:b/>
          <w:szCs w:val="24"/>
        </w:rPr>
      </w:pPr>
    </w:p>
    <w:p w14:paraId="3968A2E1" w14:textId="77777777" w:rsidR="00223C04" w:rsidRPr="00960A35" w:rsidRDefault="00223C04" w:rsidP="00223C04">
      <w:pPr>
        <w:jc w:val="center"/>
        <w:rPr>
          <w:rFonts w:ascii="Times New Roman" w:eastAsia="標楷體" w:hAnsi="Times New Roman"/>
          <w:b/>
          <w:szCs w:val="24"/>
        </w:rPr>
      </w:pPr>
    </w:p>
    <w:p w14:paraId="7E3D64C1" w14:textId="532AFBD4" w:rsidR="00223C04" w:rsidRPr="00960A35" w:rsidRDefault="00223C04" w:rsidP="00223C04">
      <w:pPr>
        <w:jc w:val="center"/>
        <w:rPr>
          <w:rFonts w:ascii="Times New Roman" w:eastAsia="標楷體" w:hAnsi="Times New Roman" w:cs="標楷體"/>
          <w:sz w:val="32"/>
          <w:szCs w:val="32"/>
        </w:rPr>
      </w:pPr>
      <w:r w:rsidRPr="00960A35">
        <w:rPr>
          <w:rFonts w:ascii="Times New Roman" w:eastAsia="標楷體" w:hAnsi="Times New Roman" w:cs="標楷體" w:hint="eastAsia"/>
          <w:sz w:val="32"/>
          <w:szCs w:val="32"/>
        </w:rPr>
        <w:t>中</w:t>
      </w:r>
      <w:r w:rsidRPr="00960A35">
        <w:rPr>
          <w:rFonts w:ascii="Times New Roman" w:eastAsia="標楷體" w:hAnsi="Times New Roman"/>
          <w:sz w:val="32"/>
          <w:szCs w:val="32"/>
        </w:rPr>
        <w:t xml:space="preserve">  </w:t>
      </w:r>
      <w:r w:rsidRPr="00960A35">
        <w:rPr>
          <w:rFonts w:ascii="Times New Roman" w:eastAsia="標楷體" w:hAnsi="Times New Roman" w:cs="標楷體" w:hint="eastAsia"/>
          <w:sz w:val="32"/>
          <w:szCs w:val="32"/>
        </w:rPr>
        <w:t>華</w:t>
      </w:r>
      <w:r w:rsidRPr="00960A35">
        <w:rPr>
          <w:rFonts w:ascii="Times New Roman" w:eastAsia="標楷體" w:hAnsi="Times New Roman"/>
          <w:sz w:val="32"/>
          <w:szCs w:val="32"/>
        </w:rPr>
        <w:t xml:space="preserve">  </w:t>
      </w:r>
      <w:r w:rsidRPr="00960A35">
        <w:rPr>
          <w:rFonts w:ascii="Times New Roman" w:eastAsia="標楷體" w:hAnsi="Times New Roman" w:cs="標楷體" w:hint="eastAsia"/>
          <w:sz w:val="32"/>
          <w:szCs w:val="32"/>
        </w:rPr>
        <w:t>民</w:t>
      </w:r>
      <w:r w:rsidRPr="00960A35">
        <w:rPr>
          <w:rFonts w:ascii="Times New Roman" w:eastAsia="標楷體" w:hAnsi="Times New Roman"/>
          <w:sz w:val="32"/>
          <w:szCs w:val="32"/>
        </w:rPr>
        <w:t xml:space="preserve">  </w:t>
      </w:r>
      <w:r w:rsidRPr="00960A35">
        <w:rPr>
          <w:rFonts w:ascii="Times New Roman" w:eastAsia="標楷體" w:hAnsi="Times New Roman" w:cs="標楷體" w:hint="eastAsia"/>
          <w:sz w:val="32"/>
          <w:szCs w:val="32"/>
        </w:rPr>
        <w:t>國</w:t>
      </w:r>
      <w:r w:rsidRPr="00960A35">
        <w:rPr>
          <w:rFonts w:ascii="Times New Roman" w:eastAsia="標楷體" w:hAnsi="Times New Roman"/>
          <w:sz w:val="32"/>
          <w:szCs w:val="32"/>
        </w:rPr>
        <w:t xml:space="preserve">  </w:t>
      </w:r>
      <w:r w:rsidRPr="00960A35">
        <w:rPr>
          <w:rFonts w:ascii="Times New Roman" w:eastAsia="標楷體" w:hAnsi="Times New Roman" w:cs="標楷體" w:hint="eastAsia"/>
          <w:sz w:val="32"/>
          <w:szCs w:val="32"/>
        </w:rPr>
        <w:t>11</w:t>
      </w:r>
      <w:r>
        <w:rPr>
          <w:rFonts w:ascii="Times New Roman" w:eastAsia="標楷體" w:hAnsi="Times New Roman" w:cs="標楷體" w:hint="eastAsia"/>
          <w:sz w:val="32"/>
          <w:szCs w:val="32"/>
        </w:rPr>
        <w:t>3</w:t>
      </w:r>
      <w:r w:rsidRPr="00960A35">
        <w:rPr>
          <w:rFonts w:ascii="Times New Roman" w:eastAsia="標楷體" w:hAnsi="Times New Roman"/>
          <w:sz w:val="32"/>
          <w:szCs w:val="32"/>
        </w:rPr>
        <w:t xml:space="preserve">  </w:t>
      </w:r>
      <w:r w:rsidRPr="00960A35">
        <w:rPr>
          <w:rFonts w:ascii="Times New Roman" w:eastAsia="標楷體" w:hAnsi="Times New Roman" w:cs="標楷體" w:hint="eastAsia"/>
          <w:sz w:val="32"/>
          <w:szCs w:val="32"/>
        </w:rPr>
        <w:t>年</w:t>
      </w:r>
      <w:r w:rsidRPr="00960A35">
        <w:rPr>
          <w:rFonts w:ascii="Times New Roman" w:eastAsia="標楷體" w:hAnsi="Times New Roman"/>
          <w:sz w:val="32"/>
          <w:szCs w:val="32"/>
        </w:rPr>
        <w:t xml:space="preserve"> </w:t>
      </w:r>
      <w:r w:rsidRPr="00960A35">
        <w:rPr>
          <w:rFonts w:ascii="Times New Roman" w:eastAsia="標楷體" w:hAnsi="Times New Roman"/>
          <w:color w:val="FF0000"/>
          <w:sz w:val="32"/>
          <w:szCs w:val="32"/>
        </w:rPr>
        <w:t xml:space="preserve"> </w:t>
      </w:r>
      <w:r w:rsidRPr="00960A35">
        <w:rPr>
          <w:rFonts w:ascii="Times New Roman" w:eastAsia="標楷體" w:hAnsi="Times New Roman" w:cs="標楷體" w:hint="eastAsia"/>
          <w:sz w:val="32"/>
          <w:szCs w:val="32"/>
        </w:rPr>
        <w:t>12</w:t>
      </w:r>
      <w:r w:rsidRPr="00960A35">
        <w:rPr>
          <w:rFonts w:ascii="Times New Roman" w:eastAsia="標楷體" w:hAnsi="Times New Roman"/>
          <w:sz w:val="32"/>
          <w:szCs w:val="32"/>
        </w:rPr>
        <w:t xml:space="preserve">  </w:t>
      </w:r>
      <w:r w:rsidRPr="00960A35">
        <w:rPr>
          <w:rFonts w:ascii="Times New Roman" w:eastAsia="標楷體" w:hAnsi="Times New Roman" w:cs="標楷體" w:hint="eastAsia"/>
          <w:sz w:val="32"/>
          <w:szCs w:val="32"/>
        </w:rPr>
        <w:t>月</w:t>
      </w:r>
      <w:r w:rsidRPr="00960A35">
        <w:rPr>
          <w:rFonts w:ascii="Times New Roman" w:eastAsia="標楷體" w:hAnsi="Times New Roman"/>
          <w:sz w:val="32"/>
          <w:szCs w:val="32"/>
        </w:rPr>
        <w:t xml:space="preserve">  </w:t>
      </w:r>
      <w:r w:rsidR="000C3726">
        <w:rPr>
          <w:rFonts w:ascii="Times New Roman" w:eastAsia="標楷體" w:hAnsi="Times New Roman" w:hint="eastAsia"/>
          <w:sz w:val="32"/>
          <w:szCs w:val="32"/>
        </w:rPr>
        <w:t>2</w:t>
      </w:r>
      <w:r w:rsidRPr="00960A35">
        <w:rPr>
          <w:rFonts w:ascii="Times New Roman" w:eastAsia="標楷體" w:hAnsi="Times New Roman"/>
          <w:sz w:val="32"/>
          <w:szCs w:val="32"/>
        </w:rPr>
        <w:t xml:space="preserve">  </w:t>
      </w:r>
      <w:r w:rsidRPr="00960A35">
        <w:rPr>
          <w:rFonts w:ascii="Times New Roman" w:eastAsia="標楷體" w:hAnsi="Times New Roman" w:cs="標楷體" w:hint="eastAsia"/>
          <w:sz w:val="32"/>
          <w:szCs w:val="32"/>
        </w:rPr>
        <w:t>日</w:t>
      </w:r>
    </w:p>
    <w:sdt>
      <w:sdtPr>
        <w:rPr>
          <w:rFonts w:asciiTheme="minorHAnsi" w:eastAsiaTheme="minorEastAsia" w:hAnsiTheme="minorHAnsi" w:cstheme="minorBidi"/>
          <w:color w:val="auto"/>
          <w:kern w:val="2"/>
          <w:sz w:val="24"/>
          <w:szCs w:val="24"/>
          <w:lang w:val="zh-TW"/>
        </w:rPr>
        <w:id w:val="965312900"/>
        <w:docPartObj>
          <w:docPartGallery w:val="Table of Contents"/>
          <w:docPartUnique/>
        </w:docPartObj>
      </w:sdtPr>
      <w:sdtEndPr>
        <w:rPr>
          <w:b/>
          <w:bCs/>
        </w:rPr>
      </w:sdtEndPr>
      <w:sdtContent>
        <w:p w14:paraId="79C900D0" w14:textId="0058A465" w:rsidR="003B5BE8" w:rsidRPr="00FA2829" w:rsidRDefault="00FA2829" w:rsidP="00FA2829">
          <w:pPr>
            <w:pStyle w:val="af"/>
            <w:jc w:val="center"/>
            <w:rPr>
              <w:color w:val="auto"/>
            </w:rPr>
          </w:pPr>
          <w:r w:rsidRPr="00FA2829">
            <w:rPr>
              <w:rFonts w:hint="eastAsia"/>
              <w:color w:val="auto"/>
              <w:lang w:val="zh-TW"/>
            </w:rPr>
            <w:t>目錄</w:t>
          </w:r>
        </w:p>
        <w:p w14:paraId="3F11E504" w14:textId="1C2DA0B5" w:rsidR="00E77664" w:rsidRDefault="003B5BE8">
          <w:pPr>
            <w:pStyle w:val="11"/>
            <w:tabs>
              <w:tab w:val="right" w:leader="dot" w:pos="8777"/>
            </w:tabs>
            <w:ind w:left="240" w:right="240"/>
            <w:rPr>
              <w:noProof/>
              <w14:ligatures w14:val="standardContextual"/>
            </w:rPr>
          </w:pPr>
          <w:r>
            <w:fldChar w:fldCharType="begin"/>
          </w:r>
          <w:r>
            <w:instrText xml:space="preserve"> TOC \o "1-3" \h \z \u </w:instrText>
          </w:r>
          <w:r>
            <w:fldChar w:fldCharType="separate"/>
          </w:r>
          <w:hyperlink w:anchor="_Toc184000889" w:history="1">
            <w:r w:rsidR="00E77664" w:rsidRPr="00A24D59">
              <w:rPr>
                <w:rStyle w:val="af0"/>
                <w:rFonts w:ascii="Times New Roman" w:eastAsia="標楷體" w:hAnsi="Times New Roman" w:cs="Times New Roman" w:hint="eastAsia"/>
                <w:noProof/>
              </w:rPr>
              <w:t>一、</w:t>
            </w:r>
            <w:r w:rsidR="00E77664" w:rsidRPr="00A24D59">
              <w:rPr>
                <w:rStyle w:val="af0"/>
                <w:rFonts w:ascii="Times New Roman" w:eastAsia="標楷體" w:hAnsi="Times New Roman" w:cs="Times New Roman" w:hint="eastAsia"/>
                <w:b/>
                <w:noProof/>
              </w:rPr>
              <w:t xml:space="preserve"> </w:t>
            </w:r>
            <w:r w:rsidR="00E77664" w:rsidRPr="00A24D59">
              <w:rPr>
                <w:rStyle w:val="af0"/>
                <w:rFonts w:ascii="Times New Roman" w:eastAsia="標楷體" w:hAnsi="Times New Roman" w:cs="Times New Roman" w:hint="eastAsia"/>
                <w:b/>
                <w:noProof/>
              </w:rPr>
              <w:t>簡介</w:t>
            </w:r>
            <w:r w:rsidR="00E77664">
              <w:rPr>
                <w:noProof/>
                <w:webHidden/>
              </w:rPr>
              <w:tab/>
            </w:r>
          </w:hyperlink>
          <w:r w:rsidR="002538DD">
            <w:rPr>
              <w:rFonts w:hint="eastAsia"/>
              <w:noProof/>
            </w:rPr>
            <w:t>7</w:t>
          </w:r>
        </w:p>
        <w:p w14:paraId="2C8BA711" w14:textId="73977719" w:rsidR="00E77664" w:rsidRDefault="00E77664" w:rsidP="00870393">
          <w:pPr>
            <w:pStyle w:val="21"/>
            <w:tabs>
              <w:tab w:val="right" w:leader="dot" w:pos="8777"/>
            </w:tabs>
            <w:ind w:right="240" w:firstLineChars="200" w:firstLine="480"/>
            <w:rPr>
              <w:noProof/>
              <w14:ligatures w14:val="standardContextual"/>
            </w:rPr>
          </w:pPr>
          <w:hyperlink w:anchor="_Toc184000890" w:history="1">
            <w:r w:rsidRPr="00A24D59">
              <w:rPr>
                <w:rStyle w:val="af0"/>
                <w:rFonts w:ascii="Times New Roman" w:eastAsia="標楷體" w:hAnsi="Times New Roman" w:cs="Times New Roman"/>
                <w:b/>
                <w:noProof/>
              </w:rPr>
              <w:t>1.1</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規格目的</w:t>
            </w:r>
            <w:r>
              <w:rPr>
                <w:noProof/>
                <w:webHidden/>
              </w:rPr>
              <w:tab/>
            </w:r>
            <w:r>
              <w:rPr>
                <w:noProof/>
                <w:webHidden/>
              </w:rPr>
              <w:fldChar w:fldCharType="begin"/>
            </w:r>
            <w:r>
              <w:rPr>
                <w:noProof/>
                <w:webHidden/>
              </w:rPr>
              <w:instrText xml:space="preserve"> PAGEREF _Toc184000890 \h </w:instrText>
            </w:r>
            <w:r>
              <w:rPr>
                <w:noProof/>
                <w:webHidden/>
              </w:rPr>
            </w:r>
            <w:r>
              <w:rPr>
                <w:noProof/>
                <w:webHidden/>
              </w:rPr>
              <w:fldChar w:fldCharType="separate"/>
            </w:r>
            <w:r w:rsidR="005F0F47">
              <w:rPr>
                <w:noProof/>
                <w:webHidden/>
              </w:rPr>
              <w:t>7</w:t>
            </w:r>
            <w:r>
              <w:rPr>
                <w:noProof/>
                <w:webHidden/>
              </w:rPr>
              <w:fldChar w:fldCharType="end"/>
            </w:r>
          </w:hyperlink>
        </w:p>
        <w:p w14:paraId="0494FE23" w14:textId="046BDC4B" w:rsidR="00E77664" w:rsidRDefault="00E77664" w:rsidP="00870393">
          <w:pPr>
            <w:pStyle w:val="21"/>
            <w:tabs>
              <w:tab w:val="right" w:leader="dot" w:pos="8777"/>
            </w:tabs>
            <w:ind w:right="240" w:firstLineChars="200" w:firstLine="480"/>
            <w:rPr>
              <w:noProof/>
              <w14:ligatures w14:val="standardContextual"/>
            </w:rPr>
          </w:pPr>
          <w:hyperlink w:anchor="_Toc184000891" w:history="1">
            <w:r w:rsidRPr="00A24D59">
              <w:rPr>
                <w:rStyle w:val="af0"/>
                <w:rFonts w:ascii="Times New Roman" w:eastAsia="標楷體" w:hAnsi="Times New Roman" w:cs="Times New Roman"/>
                <w:b/>
                <w:noProof/>
              </w:rPr>
              <w:t>1.2</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規格範圍</w:t>
            </w:r>
            <w:r>
              <w:rPr>
                <w:noProof/>
                <w:webHidden/>
              </w:rPr>
              <w:tab/>
            </w:r>
            <w:r>
              <w:rPr>
                <w:noProof/>
                <w:webHidden/>
              </w:rPr>
              <w:fldChar w:fldCharType="begin"/>
            </w:r>
            <w:r>
              <w:rPr>
                <w:noProof/>
                <w:webHidden/>
              </w:rPr>
              <w:instrText xml:space="preserve"> PAGEREF _Toc184000891 \h </w:instrText>
            </w:r>
            <w:r>
              <w:rPr>
                <w:noProof/>
                <w:webHidden/>
              </w:rPr>
            </w:r>
            <w:r>
              <w:rPr>
                <w:noProof/>
                <w:webHidden/>
              </w:rPr>
              <w:fldChar w:fldCharType="separate"/>
            </w:r>
            <w:r w:rsidR="005F0F47">
              <w:rPr>
                <w:noProof/>
                <w:webHidden/>
              </w:rPr>
              <w:t>7</w:t>
            </w:r>
            <w:r>
              <w:rPr>
                <w:noProof/>
                <w:webHidden/>
              </w:rPr>
              <w:fldChar w:fldCharType="end"/>
            </w:r>
          </w:hyperlink>
        </w:p>
        <w:p w14:paraId="62E638B7" w14:textId="3D82834B" w:rsidR="00E77664" w:rsidRDefault="00E77664" w:rsidP="00870393">
          <w:pPr>
            <w:pStyle w:val="21"/>
            <w:tabs>
              <w:tab w:val="right" w:leader="dot" w:pos="8777"/>
            </w:tabs>
            <w:ind w:right="240" w:firstLineChars="200" w:firstLine="480"/>
            <w:rPr>
              <w:noProof/>
              <w14:ligatures w14:val="standardContextual"/>
            </w:rPr>
          </w:pPr>
          <w:hyperlink w:anchor="_Toc184000892" w:history="1">
            <w:r w:rsidRPr="00A24D59">
              <w:rPr>
                <w:rStyle w:val="af0"/>
                <w:rFonts w:ascii="Times New Roman" w:eastAsia="標楷體" w:hAnsi="Times New Roman" w:cs="Times New Roman"/>
                <w:b/>
                <w:noProof/>
              </w:rPr>
              <w:t>1.3</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參考文件</w:t>
            </w:r>
            <w:r>
              <w:rPr>
                <w:noProof/>
                <w:webHidden/>
              </w:rPr>
              <w:tab/>
            </w:r>
            <w:r>
              <w:rPr>
                <w:noProof/>
                <w:webHidden/>
              </w:rPr>
              <w:fldChar w:fldCharType="begin"/>
            </w:r>
            <w:r>
              <w:rPr>
                <w:noProof/>
                <w:webHidden/>
              </w:rPr>
              <w:instrText xml:space="preserve"> PAGEREF _Toc184000892 \h </w:instrText>
            </w:r>
            <w:r>
              <w:rPr>
                <w:noProof/>
                <w:webHidden/>
              </w:rPr>
            </w:r>
            <w:r>
              <w:rPr>
                <w:noProof/>
                <w:webHidden/>
              </w:rPr>
              <w:fldChar w:fldCharType="separate"/>
            </w:r>
            <w:r w:rsidR="005F0F47">
              <w:rPr>
                <w:noProof/>
                <w:webHidden/>
              </w:rPr>
              <w:t>7</w:t>
            </w:r>
            <w:r>
              <w:rPr>
                <w:noProof/>
                <w:webHidden/>
              </w:rPr>
              <w:fldChar w:fldCharType="end"/>
            </w:r>
          </w:hyperlink>
        </w:p>
        <w:p w14:paraId="351AA091" w14:textId="6B24FFBF" w:rsidR="00E77664" w:rsidRDefault="00E77664">
          <w:pPr>
            <w:pStyle w:val="11"/>
            <w:tabs>
              <w:tab w:val="right" w:leader="dot" w:pos="8777"/>
            </w:tabs>
            <w:ind w:left="240" w:right="240"/>
            <w:rPr>
              <w:noProof/>
              <w14:ligatures w14:val="standardContextual"/>
            </w:rPr>
          </w:pPr>
          <w:hyperlink w:anchor="_Toc184000893" w:history="1">
            <w:r w:rsidRPr="00A24D59">
              <w:rPr>
                <w:rStyle w:val="af0"/>
                <w:rFonts w:ascii="Times New Roman" w:eastAsia="標楷體" w:hAnsi="Times New Roman" w:cs="Times New Roman" w:hint="eastAsia"/>
                <w:b/>
                <w:noProof/>
              </w:rPr>
              <w:t>二、</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系統概述</w:t>
            </w:r>
            <w:r>
              <w:rPr>
                <w:noProof/>
                <w:webHidden/>
              </w:rPr>
              <w:tab/>
            </w:r>
            <w:r>
              <w:rPr>
                <w:noProof/>
                <w:webHidden/>
              </w:rPr>
              <w:fldChar w:fldCharType="begin"/>
            </w:r>
            <w:r>
              <w:rPr>
                <w:noProof/>
                <w:webHidden/>
              </w:rPr>
              <w:instrText xml:space="preserve"> PAGEREF _Toc184000893 \h </w:instrText>
            </w:r>
            <w:r>
              <w:rPr>
                <w:noProof/>
                <w:webHidden/>
              </w:rPr>
            </w:r>
            <w:r>
              <w:rPr>
                <w:noProof/>
                <w:webHidden/>
              </w:rPr>
              <w:fldChar w:fldCharType="separate"/>
            </w:r>
            <w:r w:rsidR="005F0F47">
              <w:rPr>
                <w:noProof/>
                <w:webHidden/>
              </w:rPr>
              <w:t>8</w:t>
            </w:r>
            <w:r>
              <w:rPr>
                <w:noProof/>
                <w:webHidden/>
              </w:rPr>
              <w:fldChar w:fldCharType="end"/>
            </w:r>
          </w:hyperlink>
        </w:p>
        <w:p w14:paraId="598EBD94" w14:textId="54FB1154" w:rsidR="00E77664" w:rsidRDefault="00E77664" w:rsidP="00870393">
          <w:pPr>
            <w:pStyle w:val="21"/>
            <w:tabs>
              <w:tab w:val="right" w:leader="dot" w:pos="8777"/>
            </w:tabs>
            <w:ind w:right="240" w:firstLineChars="200" w:firstLine="480"/>
            <w:rPr>
              <w:noProof/>
              <w14:ligatures w14:val="standardContextual"/>
            </w:rPr>
          </w:pPr>
          <w:hyperlink w:anchor="_Toc184000894" w:history="1">
            <w:r w:rsidRPr="00A24D59">
              <w:rPr>
                <w:rStyle w:val="af0"/>
                <w:rFonts w:ascii="Times New Roman" w:eastAsia="標楷體" w:hAnsi="Times New Roman" w:cs="Times New Roman"/>
                <w:b/>
                <w:noProof/>
              </w:rPr>
              <w:t>2.1</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系統目標</w:t>
            </w:r>
            <w:r>
              <w:rPr>
                <w:noProof/>
                <w:webHidden/>
              </w:rPr>
              <w:tab/>
            </w:r>
            <w:r>
              <w:rPr>
                <w:noProof/>
                <w:webHidden/>
              </w:rPr>
              <w:fldChar w:fldCharType="begin"/>
            </w:r>
            <w:r>
              <w:rPr>
                <w:noProof/>
                <w:webHidden/>
              </w:rPr>
              <w:instrText xml:space="preserve"> PAGEREF _Toc184000894 \h </w:instrText>
            </w:r>
            <w:r>
              <w:rPr>
                <w:noProof/>
                <w:webHidden/>
              </w:rPr>
            </w:r>
            <w:r>
              <w:rPr>
                <w:noProof/>
                <w:webHidden/>
              </w:rPr>
              <w:fldChar w:fldCharType="separate"/>
            </w:r>
            <w:r w:rsidR="005F0F47">
              <w:rPr>
                <w:noProof/>
                <w:webHidden/>
              </w:rPr>
              <w:t>8</w:t>
            </w:r>
            <w:r>
              <w:rPr>
                <w:noProof/>
                <w:webHidden/>
              </w:rPr>
              <w:fldChar w:fldCharType="end"/>
            </w:r>
          </w:hyperlink>
        </w:p>
        <w:p w14:paraId="540BCDFA" w14:textId="018AF0DC" w:rsidR="00E77664" w:rsidRDefault="00E77664" w:rsidP="00870393">
          <w:pPr>
            <w:pStyle w:val="21"/>
            <w:tabs>
              <w:tab w:val="right" w:leader="dot" w:pos="8777"/>
            </w:tabs>
            <w:ind w:right="240" w:firstLineChars="200" w:firstLine="480"/>
            <w:rPr>
              <w:noProof/>
              <w14:ligatures w14:val="standardContextual"/>
            </w:rPr>
          </w:pPr>
          <w:hyperlink w:anchor="_Toc184000895" w:history="1">
            <w:r w:rsidRPr="00A24D59">
              <w:rPr>
                <w:rStyle w:val="af0"/>
                <w:rFonts w:ascii="Times New Roman" w:eastAsia="標楷體" w:hAnsi="Times New Roman" w:cs="Times New Roman"/>
                <w:b/>
                <w:noProof/>
              </w:rPr>
              <w:t>2.2</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系統範圍</w:t>
            </w:r>
            <w:r>
              <w:rPr>
                <w:noProof/>
                <w:webHidden/>
              </w:rPr>
              <w:tab/>
            </w:r>
            <w:r>
              <w:rPr>
                <w:noProof/>
                <w:webHidden/>
              </w:rPr>
              <w:fldChar w:fldCharType="begin"/>
            </w:r>
            <w:r>
              <w:rPr>
                <w:noProof/>
                <w:webHidden/>
              </w:rPr>
              <w:instrText xml:space="preserve"> PAGEREF _Toc184000895 \h </w:instrText>
            </w:r>
            <w:r>
              <w:rPr>
                <w:noProof/>
                <w:webHidden/>
              </w:rPr>
            </w:r>
            <w:r>
              <w:rPr>
                <w:noProof/>
                <w:webHidden/>
              </w:rPr>
              <w:fldChar w:fldCharType="separate"/>
            </w:r>
            <w:r w:rsidR="005F0F47">
              <w:rPr>
                <w:noProof/>
                <w:webHidden/>
              </w:rPr>
              <w:t>8</w:t>
            </w:r>
            <w:r>
              <w:rPr>
                <w:noProof/>
                <w:webHidden/>
              </w:rPr>
              <w:fldChar w:fldCharType="end"/>
            </w:r>
          </w:hyperlink>
        </w:p>
        <w:p w14:paraId="63E9C948" w14:textId="19B51CBE" w:rsidR="00E77664" w:rsidRDefault="00E77664" w:rsidP="0097341E">
          <w:pPr>
            <w:pStyle w:val="31"/>
            <w:tabs>
              <w:tab w:val="left" w:pos="1920"/>
              <w:tab w:val="right" w:leader="dot" w:pos="8777"/>
            </w:tabs>
            <w:ind w:firstLineChars="200" w:firstLine="480"/>
            <w:rPr>
              <w:noProof/>
              <w14:ligatures w14:val="standardContextual"/>
            </w:rPr>
          </w:pPr>
          <w:hyperlink w:anchor="_Toc184000896" w:history="1">
            <w:r w:rsidRPr="00A24D59">
              <w:rPr>
                <w:rStyle w:val="af0"/>
                <w:rFonts w:ascii="Times New Roman" w:eastAsia="標楷體" w:hAnsi="Times New Roman" w:cs="Times New Roman"/>
                <w:b/>
                <w:noProof/>
              </w:rPr>
              <w:t>2.2.1</w:t>
            </w:r>
            <w:r w:rsidRPr="00A24D59">
              <w:rPr>
                <w:rStyle w:val="af0"/>
                <w:rFonts w:ascii="Times New Roman" w:eastAsia="標楷體" w:hAnsi="Times New Roman" w:cs="Times New Roman" w:hint="eastAsia"/>
                <w:b/>
                <w:noProof/>
              </w:rPr>
              <w:t>系統名稱</w:t>
            </w:r>
            <w:r>
              <w:rPr>
                <w:noProof/>
                <w:webHidden/>
              </w:rPr>
              <w:tab/>
            </w:r>
            <w:r>
              <w:rPr>
                <w:noProof/>
                <w:webHidden/>
              </w:rPr>
              <w:fldChar w:fldCharType="begin"/>
            </w:r>
            <w:r>
              <w:rPr>
                <w:noProof/>
                <w:webHidden/>
              </w:rPr>
              <w:instrText xml:space="preserve"> PAGEREF _Toc184000896 \h </w:instrText>
            </w:r>
            <w:r>
              <w:rPr>
                <w:noProof/>
                <w:webHidden/>
              </w:rPr>
            </w:r>
            <w:r>
              <w:rPr>
                <w:noProof/>
                <w:webHidden/>
              </w:rPr>
              <w:fldChar w:fldCharType="separate"/>
            </w:r>
            <w:r w:rsidR="005F0F47">
              <w:rPr>
                <w:noProof/>
                <w:webHidden/>
              </w:rPr>
              <w:t>8</w:t>
            </w:r>
            <w:r>
              <w:rPr>
                <w:noProof/>
                <w:webHidden/>
              </w:rPr>
              <w:fldChar w:fldCharType="end"/>
            </w:r>
          </w:hyperlink>
        </w:p>
        <w:p w14:paraId="1ADBCAB7" w14:textId="5EEEF2FF" w:rsidR="00E77664" w:rsidRDefault="00E77664" w:rsidP="00232D83">
          <w:pPr>
            <w:pStyle w:val="31"/>
            <w:tabs>
              <w:tab w:val="left" w:pos="1920"/>
              <w:tab w:val="right" w:leader="dot" w:pos="8777"/>
            </w:tabs>
            <w:ind w:firstLineChars="200" w:firstLine="480"/>
            <w:rPr>
              <w:noProof/>
              <w14:ligatures w14:val="standardContextual"/>
            </w:rPr>
          </w:pPr>
          <w:hyperlink w:anchor="_Toc184000897" w:history="1">
            <w:r w:rsidRPr="00A24D59">
              <w:rPr>
                <w:rStyle w:val="af0"/>
                <w:rFonts w:ascii="Times New Roman" w:eastAsia="標楷體" w:hAnsi="Times New Roman" w:cs="Times New Roman"/>
                <w:b/>
                <w:noProof/>
              </w:rPr>
              <w:t>2.2.2</w:t>
            </w:r>
            <w:r w:rsidRPr="00A24D59">
              <w:rPr>
                <w:rStyle w:val="af0"/>
                <w:rFonts w:ascii="Times New Roman" w:eastAsia="標楷體" w:hAnsi="Times New Roman" w:cs="Times New Roman" w:hint="eastAsia"/>
                <w:b/>
                <w:noProof/>
              </w:rPr>
              <w:t>系統功能說明</w:t>
            </w:r>
            <w:r>
              <w:rPr>
                <w:noProof/>
                <w:webHidden/>
              </w:rPr>
              <w:tab/>
            </w:r>
            <w:r>
              <w:rPr>
                <w:noProof/>
                <w:webHidden/>
              </w:rPr>
              <w:fldChar w:fldCharType="begin"/>
            </w:r>
            <w:r>
              <w:rPr>
                <w:noProof/>
                <w:webHidden/>
              </w:rPr>
              <w:instrText xml:space="preserve"> PAGEREF _Toc184000897 \h </w:instrText>
            </w:r>
            <w:r>
              <w:rPr>
                <w:noProof/>
                <w:webHidden/>
              </w:rPr>
            </w:r>
            <w:r>
              <w:rPr>
                <w:noProof/>
                <w:webHidden/>
              </w:rPr>
              <w:fldChar w:fldCharType="separate"/>
            </w:r>
            <w:r w:rsidR="005F0F47">
              <w:rPr>
                <w:noProof/>
                <w:webHidden/>
              </w:rPr>
              <w:t>8</w:t>
            </w:r>
            <w:r>
              <w:rPr>
                <w:noProof/>
                <w:webHidden/>
              </w:rPr>
              <w:fldChar w:fldCharType="end"/>
            </w:r>
          </w:hyperlink>
        </w:p>
        <w:p w14:paraId="7CFC961C" w14:textId="154B7E37" w:rsidR="00E77664" w:rsidRDefault="00E77664" w:rsidP="00232D83">
          <w:pPr>
            <w:pStyle w:val="31"/>
            <w:tabs>
              <w:tab w:val="left" w:pos="1920"/>
              <w:tab w:val="right" w:leader="dot" w:pos="8777"/>
            </w:tabs>
            <w:ind w:firstLineChars="200" w:firstLine="480"/>
            <w:rPr>
              <w:noProof/>
              <w14:ligatures w14:val="standardContextual"/>
            </w:rPr>
          </w:pPr>
          <w:hyperlink w:anchor="_Toc184000898" w:history="1">
            <w:r w:rsidRPr="00A24D59">
              <w:rPr>
                <w:rStyle w:val="af0"/>
                <w:rFonts w:ascii="Times New Roman" w:eastAsia="標楷體" w:hAnsi="Times New Roman" w:cs="Times New Roman"/>
                <w:b/>
                <w:noProof/>
              </w:rPr>
              <w:t>2.2.3</w:t>
            </w:r>
            <w:r w:rsidRPr="00A24D59">
              <w:rPr>
                <w:rStyle w:val="af0"/>
                <w:rFonts w:ascii="Times New Roman" w:eastAsia="標楷體" w:hAnsi="Times New Roman" w:cs="Times New Roman" w:hint="eastAsia"/>
                <w:b/>
                <w:noProof/>
              </w:rPr>
              <w:t>系統應用層面</w:t>
            </w:r>
            <w:r>
              <w:rPr>
                <w:noProof/>
                <w:webHidden/>
              </w:rPr>
              <w:tab/>
            </w:r>
            <w:r>
              <w:rPr>
                <w:noProof/>
                <w:webHidden/>
              </w:rPr>
              <w:fldChar w:fldCharType="begin"/>
            </w:r>
            <w:r>
              <w:rPr>
                <w:noProof/>
                <w:webHidden/>
              </w:rPr>
              <w:instrText xml:space="preserve"> PAGEREF _Toc184000898 \h </w:instrText>
            </w:r>
            <w:r>
              <w:rPr>
                <w:noProof/>
                <w:webHidden/>
              </w:rPr>
            </w:r>
            <w:r>
              <w:rPr>
                <w:noProof/>
                <w:webHidden/>
              </w:rPr>
              <w:fldChar w:fldCharType="separate"/>
            </w:r>
            <w:r w:rsidR="005F0F47">
              <w:rPr>
                <w:noProof/>
                <w:webHidden/>
              </w:rPr>
              <w:t>8</w:t>
            </w:r>
            <w:r>
              <w:rPr>
                <w:noProof/>
                <w:webHidden/>
              </w:rPr>
              <w:fldChar w:fldCharType="end"/>
            </w:r>
          </w:hyperlink>
        </w:p>
        <w:p w14:paraId="0117A2E4" w14:textId="039257C4" w:rsidR="00E77664" w:rsidRDefault="00E77664" w:rsidP="007C6354">
          <w:pPr>
            <w:pStyle w:val="21"/>
            <w:tabs>
              <w:tab w:val="right" w:leader="dot" w:pos="8777"/>
            </w:tabs>
            <w:ind w:right="240" w:firstLineChars="200" w:firstLine="480"/>
            <w:rPr>
              <w:noProof/>
              <w14:ligatures w14:val="standardContextual"/>
            </w:rPr>
          </w:pPr>
          <w:hyperlink w:anchor="_Toc184000899" w:history="1">
            <w:r w:rsidRPr="643DD5EB">
              <w:rPr>
                <w:rStyle w:val="af0"/>
                <w:rFonts w:ascii="Times New Roman" w:eastAsia="標楷體" w:hAnsi="Times New Roman" w:cs="Times New Roman"/>
                <w:b/>
                <w:bCs/>
                <w:noProof/>
              </w:rPr>
              <w:t xml:space="preserve">2.3 </w:t>
            </w:r>
            <w:r w:rsidRPr="643DD5EB">
              <w:rPr>
                <w:rStyle w:val="af0"/>
                <w:rFonts w:ascii="Times New Roman" w:eastAsia="標楷體" w:hAnsi="Times New Roman" w:cs="Times New Roman"/>
                <w:b/>
                <w:bCs/>
                <w:noProof/>
              </w:rPr>
              <w:t>系統架構</w:t>
            </w:r>
            <w:r>
              <w:rPr>
                <w:noProof/>
                <w:webHidden/>
              </w:rPr>
              <w:tab/>
            </w:r>
            <w:r>
              <w:rPr>
                <w:noProof/>
                <w:webHidden/>
              </w:rPr>
              <w:fldChar w:fldCharType="begin"/>
            </w:r>
            <w:r>
              <w:rPr>
                <w:noProof/>
                <w:webHidden/>
              </w:rPr>
              <w:instrText xml:space="preserve"> PAGEREF _Toc184000899 \h </w:instrText>
            </w:r>
            <w:r>
              <w:rPr>
                <w:noProof/>
                <w:webHidden/>
              </w:rPr>
            </w:r>
            <w:r>
              <w:rPr>
                <w:noProof/>
                <w:webHidden/>
              </w:rPr>
              <w:fldChar w:fldCharType="separate"/>
            </w:r>
            <w:r w:rsidR="005F0F47">
              <w:rPr>
                <w:noProof/>
                <w:webHidden/>
              </w:rPr>
              <w:t>9</w:t>
            </w:r>
            <w:r>
              <w:rPr>
                <w:noProof/>
                <w:webHidden/>
              </w:rPr>
              <w:fldChar w:fldCharType="end"/>
            </w:r>
          </w:hyperlink>
        </w:p>
        <w:p w14:paraId="1CC553CE" w14:textId="7A05F4D4" w:rsidR="00E77664" w:rsidRDefault="00E77664" w:rsidP="007C6354">
          <w:pPr>
            <w:pStyle w:val="21"/>
            <w:tabs>
              <w:tab w:val="right" w:leader="dot" w:pos="8777"/>
            </w:tabs>
            <w:ind w:right="240" w:firstLineChars="200" w:firstLine="480"/>
            <w:rPr>
              <w:noProof/>
              <w14:ligatures w14:val="standardContextual"/>
            </w:rPr>
          </w:pPr>
          <w:hyperlink w:anchor="_Toc184000901" w:history="1">
            <w:r w:rsidRPr="00A24D59">
              <w:rPr>
                <w:rStyle w:val="af0"/>
                <w:rFonts w:ascii="Times New Roman" w:eastAsia="標楷體" w:hAnsi="Times New Roman" w:cs="Times New Roman"/>
                <w:b/>
                <w:noProof/>
              </w:rPr>
              <w:t>2.4</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軟體建購項目需求概述</w:t>
            </w:r>
            <w:r>
              <w:rPr>
                <w:noProof/>
                <w:webHidden/>
              </w:rPr>
              <w:tab/>
            </w:r>
            <w:r>
              <w:rPr>
                <w:noProof/>
                <w:webHidden/>
              </w:rPr>
              <w:fldChar w:fldCharType="begin"/>
            </w:r>
            <w:r>
              <w:rPr>
                <w:noProof/>
                <w:webHidden/>
              </w:rPr>
              <w:instrText xml:space="preserve"> PAGEREF _Toc184000901 \h </w:instrText>
            </w:r>
            <w:r>
              <w:rPr>
                <w:noProof/>
                <w:webHidden/>
              </w:rPr>
            </w:r>
            <w:r>
              <w:rPr>
                <w:noProof/>
                <w:webHidden/>
              </w:rPr>
              <w:fldChar w:fldCharType="separate"/>
            </w:r>
            <w:r w:rsidR="005F0F47">
              <w:rPr>
                <w:noProof/>
                <w:webHidden/>
              </w:rPr>
              <w:t>10</w:t>
            </w:r>
            <w:r>
              <w:rPr>
                <w:noProof/>
                <w:webHidden/>
              </w:rPr>
              <w:fldChar w:fldCharType="end"/>
            </w:r>
          </w:hyperlink>
        </w:p>
        <w:p w14:paraId="592CBE5E" w14:textId="5C597E44" w:rsidR="00E77664" w:rsidRDefault="00E77664" w:rsidP="00232D83">
          <w:pPr>
            <w:pStyle w:val="31"/>
            <w:tabs>
              <w:tab w:val="left" w:pos="1920"/>
              <w:tab w:val="right" w:leader="dot" w:pos="8777"/>
            </w:tabs>
            <w:ind w:firstLineChars="200" w:firstLine="480"/>
            <w:rPr>
              <w:noProof/>
              <w14:ligatures w14:val="standardContextual"/>
            </w:rPr>
          </w:pPr>
          <w:hyperlink w:anchor="_Toc184000902" w:history="1">
            <w:r w:rsidRPr="00A24D59">
              <w:rPr>
                <w:rStyle w:val="af0"/>
                <w:rFonts w:ascii="Times New Roman" w:eastAsia="標楷體" w:hAnsi="Times New Roman" w:cs="Times New Roman"/>
                <w:b/>
                <w:noProof/>
              </w:rPr>
              <w:t>2.4.1</w:t>
            </w:r>
            <w:r w:rsidRPr="00A24D59">
              <w:rPr>
                <w:rStyle w:val="af0"/>
                <w:rFonts w:ascii="Times New Roman" w:eastAsia="標楷體" w:hAnsi="Times New Roman" w:cs="Times New Roman" w:hint="eastAsia"/>
                <w:b/>
                <w:noProof/>
              </w:rPr>
              <w:t>功能需求</w:t>
            </w:r>
            <w:r>
              <w:rPr>
                <w:noProof/>
                <w:webHidden/>
              </w:rPr>
              <w:tab/>
            </w:r>
            <w:r>
              <w:rPr>
                <w:noProof/>
                <w:webHidden/>
              </w:rPr>
              <w:fldChar w:fldCharType="begin"/>
            </w:r>
            <w:r>
              <w:rPr>
                <w:noProof/>
                <w:webHidden/>
              </w:rPr>
              <w:instrText xml:space="preserve"> PAGEREF _Toc184000902 \h </w:instrText>
            </w:r>
            <w:r>
              <w:rPr>
                <w:noProof/>
                <w:webHidden/>
              </w:rPr>
            </w:r>
            <w:r>
              <w:rPr>
                <w:noProof/>
                <w:webHidden/>
              </w:rPr>
              <w:fldChar w:fldCharType="separate"/>
            </w:r>
            <w:r w:rsidR="005F0F47">
              <w:rPr>
                <w:noProof/>
                <w:webHidden/>
              </w:rPr>
              <w:t>10</w:t>
            </w:r>
            <w:r>
              <w:rPr>
                <w:noProof/>
                <w:webHidden/>
              </w:rPr>
              <w:fldChar w:fldCharType="end"/>
            </w:r>
          </w:hyperlink>
        </w:p>
        <w:p w14:paraId="248FF401" w14:textId="76823C6E" w:rsidR="00E77664" w:rsidRDefault="00E77664" w:rsidP="00232D83">
          <w:pPr>
            <w:pStyle w:val="31"/>
            <w:tabs>
              <w:tab w:val="left" w:pos="1920"/>
              <w:tab w:val="right" w:leader="dot" w:pos="8777"/>
            </w:tabs>
            <w:ind w:firstLineChars="200" w:firstLine="480"/>
            <w:rPr>
              <w:noProof/>
              <w14:ligatures w14:val="standardContextual"/>
            </w:rPr>
          </w:pPr>
          <w:hyperlink w:anchor="_Toc184000903" w:history="1">
            <w:r w:rsidRPr="00A24D59">
              <w:rPr>
                <w:rStyle w:val="af0"/>
                <w:rFonts w:ascii="Times New Roman" w:eastAsia="標楷體" w:hAnsi="Times New Roman" w:cs="Times New Roman"/>
                <w:b/>
                <w:noProof/>
              </w:rPr>
              <w:t>2.4.2</w:t>
            </w:r>
            <w:r w:rsidRPr="00A24D59">
              <w:rPr>
                <w:rStyle w:val="af0"/>
                <w:rFonts w:ascii="Times New Roman" w:eastAsia="標楷體" w:hAnsi="Times New Roman" w:cs="Times New Roman" w:hint="eastAsia"/>
                <w:b/>
                <w:noProof/>
              </w:rPr>
              <w:t>介面需求</w:t>
            </w:r>
            <w:r>
              <w:rPr>
                <w:noProof/>
                <w:webHidden/>
              </w:rPr>
              <w:tab/>
            </w:r>
            <w:r>
              <w:rPr>
                <w:noProof/>
                <w:webHidden/>
              </w:rPr>
              <w:fldChar w:fldCharType="begin"/>
            </w:r>
            <w:r>
              <w:rPr>
                <w:noProof/>
                <w:webHidden/>
              </w:rPr>
              <w:instrText xml:space="preserve"> PAGEREF _Toc184000903 \h </w:instrText>
            </w:r>
            <w:r>
              <w:rPr>
                <w:noProof/>
                <w:webHidden/>
              </w:rPr>
            </w:r>
            <w:r>
              <w:rPr>
                <w:noProof/>
                <w:webHidden/>
              </w:rPr>
              <w:fldChar w:fldCharType="separate"/>
            </w:r>
            <w:r w:rsidR="005F0F47">
              <w:rPr>
                <w:noProof/>
                <w:webHidden/>
              </w:rPr>
              <w:t>10</w:t>
            </w:r>
            <w:r>
              <w:rPr>
                <w:noProof/>
                <w:webHidden/>
              </w:rPr>
              <w:fldChar w:fldCharType="end"/>
            </w:r>
          </w:hyperlink>
        </w:p>
        <w:p w14:paraId="4190900C" w14:textId="49851E9C" w:rsidR="00E77664" w:rsidRDefault="00E77664" w:rsidP="00232D83">
          <w:pPr>
            <w:pStyle w:val="31"/>
            <w:tabs>
              <w:tab w:val="left" w:pos="1920"/>
              <w:tab w:val="right" w:leader="dot" w:pos="8777"/>
            </w:tabs>
            <w:ind w:firstLineChars="200" w:firstLine="480"/>
            <w:rPr>
              <w:noProof/>
              <w14:ligatures w14:val="standardContextual"/>
            </w:rPr>
          </w:pPr>
          <w:hyperlink w:anchor="_Toc184000904" w:history="1">
            <w:r w:rsidRPr="00A24D59">
              <w:rPr>
                <w:rStyle w:val="af0"/>
                <w:rFonts w:ascii="Times New Roman" w:eastAsia="標楷體" w:hAnsi="Times New Roman" w:cs="Times New Roman"/>
                <w:b/>
                <w:bCs/>
                <w:noProof/>
              </w:rPr>
              <w:t>2.4.3</w:t>
            </w:r>
            <w:r w:rsidRPr="00A24D59">
              <w:rPr>
                <w:rStyle w:val="af0"/>
                <w:rFonts w:ascii="Times New Roman" w:eastAsia="標楷體" w:hAnsi="Times New Roman" w:cs="Times New Roman" w:hint="eastAsia"/>
                <w:b/>
                <w:bCs/>
                <w:noProof/>
              </w:rPr>
              <w:t>作業程序需求</w:t>
            </w:r>
            <w:r w:rsidRPr="00A24D59">
              <w:rPr>
                <w:rStyle w:val="af0"/>
                <w:rFonts w:ascii="Times New Roman" w:eastAsia="標楷體" w:hAnsi="Times New Roman" w:cs="Times New Roman"/>
                <w:b/>
                <w:bCs/>
                <w:noProof/>
              </w:rPr>
              <w:t>(</w:t>
            </w:r>
            <w:r w:rsidRPr="00A24D59">
              <w:rPr>
                <w:rStyle w:val="af0"/>
                <w:rFonts w:ascii="Times New Roman" w:eastAsia="標楷體" w:hAnsi="Times New Roman" w:cs="Times New Roman" w:hint="eastAsia"/>
                <w:b/>
                <w:bCs/>
                <w:noProof/>
              </w:rPr>
              <w:t>保險</w:t>
            </w:r>
            <w:r w:rsidRPr="00A24D59">
              <w:rPr>
                <w:rStyle w:val="af0"/>
                <w:rFonts w:ascii="Times New Roman" w:eastAsia="標楷體" w:hAnsi="Times New Roman" w:cs="Times New Roman"/>
                <w:b/>
                <w:bCs/>
                <w:noProof/>
              </w:rPr>
              <w:t>)</w:t>
            </w:r>
            <w:r>
              <w:rPr>
                <w:noProof/>
                <w:webHidden/>
              </w:rPr>
              <w:tab/>
            </w:r>
            <w:r>
              <w:rPr>
                <w:noProof/>
                <w:webHidden/>
              </w:rPr>
              <w:fldChar w:fldCharType="begin"/>
            </w:r>
            <w:r>
              <w:rPr>
                <w:noProof/>
                <w:webHidden/>
              </w:rPr>
              <w:instrText xml:space="preserve"> PAGEREF _Toc184000904 \h </w:instrText>
            </w:r>
            <w:r>
              <w:rPr>
                <w:noProof/>
                <w:webHidden/>
              </w:rPr>
            </w:r>
            <w:r>
              <w:rPr>
                <w:noProof/>
                <w:webHidden/>
              </w:rPr>
              <w:fldChar w:fldCharType="separate"/>
            </w:r>
            <w:r w:rsidR="005F0F47">
              <w:rPr>
                <w:noProof/>
                <w:webHidden/>
              </w:rPr>
              <w:t>11</w:t>
            </w:r>
            <w:r>
              <w:rPr>
                <w:noProof/>
                <w:webHidden/>
              </w:rPr>
              <w:fldChar w:fldCharType="end"/>
            </w:r>
          </w:hyperlink>
        </w:p>
        <w:p w14:paraId="406E991D" w14:textId="3D19B609" w:rsidR="00E77664" w:rsidRDefault="00E77664" w:rsidP="00232D83">
          <w:pPr>
            <w:pStyle w:val="31"/>
            <w:tabs>
              <w:tab w:val="left" w:pos="1920"/>
              <w:tab w:val="right" w:leader="dot" w:pos="8777"/>
            </w:tabs>
            <w:ind w:firstLineChars="200" w:firstLine="480"/>
            <w:rPr>
              <w:noProof/>
            </w:rPr>
          </w:pPr>
          <w:hyperlink w:anchor="_Toc184000906" w:history="1">
            <w:r w:rsidRPr="00A24D59">
              <w:rPr>
                <w:rStyle w:val="af0"/>
                <w:rFonts w:ascii="Times New Roman" w:eastAsia="標楷體" w:hAnsi="Times New Roman" w:cs="Times New Roman"/>
                <w:b/>
                <w:bCs/>
                <w:noProof/>
              </w:rPr>
              <w:t>2.4.4</w:t>
            </w:r>
            <w:r w:rsidRPr="00A24D59">
              <w:rPr>
                <w:rStyle w:val="af0"/>
                <w:rFonts w:ascii="Times New Roman" w:eastAsia="標楷體" w:hAnsi="Times New Roman" w:cs="Times New Roman" w:hint="eastAsia"/>
                <w:b/>
                <w:bCs/>
                <w:noProof/>
              </w:rPr>
              <w:t>作業程序需求</w:t>
            </w:r>
            <w:r w:rsidRPr="00A24D59">
              <w:rPr>
                <w:rStyle w:val="af0"/>
                <w:rFonts w:ascii="Times New Roman" w:eastAsia="標楷體" w:hAnsi="Times New Roman" w:cs="Times New Roman"/>
                <w:b/>
                <w:bCs/>
                <w:noProof/>
              </w:rPr>
              <w:t>(</w:t>
            </w:r>
            <w:r w:rsidRPr="00A24D59">
              <w:rPr>
                <w:rStyle w:val="af0"/>
                <w:rFonts w:ascii="Times New Roman" w:eastAsia="標楷體" w:hAnsi="Times New Roman" w:cs="Times New Roman" w:hint="eastAsia"/>
                <w:b/>
                <w:bCs/>
                <w:noProof/>
              </w:rPr>
              <w:t>股票</w:t>
            </w:r>
            <w:r w:rsidRPr="00A24D59">
              <w:rPr>
                <w:rStyle w:val="af0"/>
                <w:rFonts w:ascii="Times New Roman" w:eastAsia="標楷體" w:hAnsi="Times New Roman" w:cs="Times New Roman"/>
                <w:b/>
                <w:bCs/>
                <w:noProof/>
              </w:rPr>
              <w:t>)</w:t>
            </w:r>
            <w:r>
              <w:rPr>
                <w:noProof/>
                <w:webHidden/>
              </w:rPr>
              <w:tab/>
            </w:r>
            <w:r>
              <w:rPr>
                <w:noProof/>
                <w:webHidden/>
              </w:rPr>
              <w:fldChar w:fldCharType="begin"/>
            </w:r>
            <w:r>
              <w:rPr>
                <w:noProof/>
                <w:webHidden/>
              </w:rPr>
              <w:instrText xml:space="preserve"> PAGEREF _Toc184000906 \h </w:instrText>
            </w:r>
            <w:r>
              <w:rPr>
                <w:noProof/>
                <w:webHidden/>
              </w:rPr>
            </w:r>
            <w:r>
              <w:rPr>
                <w:noProof/>
                <w:webHidden/>
              </w:rPr>
              <w:fldChar w:fldCharType="separate"/>
            </w:r>
            <w:r w:rsidR="005F0F47">
              <w:rPr>
                <w:noProof/>
                <w:webHidden/>
              </w:rPr>
              <w:t>11</w:t>
            </w:r>
            <w:r>
              <w:rPr>
                <w:noProof/>
                <w:webHidden/>
              </w:rPr>
              <w:fldChar w:fldCharType="end"/>
            </w:r>
          </w:hyperlink>
        </w:p>
        <w:p w14:paraId="50B41307" w14:textId="47B003FC" w:rsidR="00B535E3" w:rsidRPr="00B535E3" w:rsidRDefault="008845EC" w:rsidP="00232D83">
          <w:pPr>
            <w:pStyle w:val="31"/>
            <w:tabs>
              <w:tab w:val="left" w:pos="1920"/>
              <w:tab w:val="right" w:leader="dot" w:pos="8777"/>
            </w:tabs>
            <w:ind w:firstLineChars="200" w:firstLine="480"/>
            <w:rPr>
              <w:noProof/>
            </w:rPr>
          </w:pPr>
          <w:hyperlink w:anchor="_Toc184000906" w:history="1">
            <w:r w:rsidRPr="00A24D59">
              <w:rPr>
                <w:rStyle w:val="af0"/>
                <w:rFonts w:ascii="Times New Roman" w:eastAsia="標楷體" w:hAnsi="Times New Roman" w:cs="Times New Roman"/>
                <w:b/>
                <w:bCs/>
                <w:noProof/>
              </w:rPr>
              <w:t>2.4.</w:t>
            </w:r>
            <w:r>
              <w:rPr>
                <w:rStyle w:val="af0"/>
                <w:rFonts w:ascii="Times New Roman" w:eastAsia="標楷體" w:hAnsi="Times New Roman" w:cs="Times New Roman" w:hint="eastAsia"/>
                <w:b/>
                <w:bCs/>
                <w:noProof/>
              </w:rPr>
              <w:t>5</w:t>
            </w:r>
            <w:r w:rsidRPr="00A24D59">
              <w:rPr>
                <w:rStyle w:val="af0"/>
                <w:rFonts w:ascii="Times New Roman" w:eastAsia="標楷體" w:hAnsi="Times New Roman" w:cs="Times New Roman" w:hint="eastAsia"/>
                <w:b/>
                <w:bCs/>
                <w:noProof/>
              </w:rPr>
              <w:t>作業程序需求</w:t>
            </w:r>
            <w:r w:rsidRPr="00A24D59">
              <w:rPr>
                <w:rStyle w:val="af0"/>
                <w:rFonts w:ascii="Times New Roman" w:eastAsia="標楷體" w:hAnsi="Times New Roman" w:cs="Times New Roman"/>
                <w:b/>
                <w:bCs/>
                <w:noProof/>
              </w:rPr>
              <w:t>(</w:t>
            </w:r>
            <w:r>
              <w:rPr>
                <w:rStyle w:val="af0"/>
                <w:rFonts w:ascii="Times New Roman" w:eastAsia="標楷體" w:hAnsi="Times New Roman" w:cs="Times New Roman" w:hint="eastAsia"/>
                <w:b/>
                <w:bCs/>
                <w:noProof/>
              </w:rPr>
              <w:t>智慧服務</w:t>
            </w:r>
            <w:r w:rsidRPr="00A24D59">
              <w:rPr>
                <w:rStyle w:val="af0"/>
                <w:rFonts w:ascii="Times New Roman" w:eastAsia="標楷體" w:hAnsi="Times New Roman" w:cs="Times New Roman"/>
                <w:b/>
                <w:bCs/>
                <w:noProof/>
              </w:rPr>
              <w:t>)</w:t>
            </w:r>
            <w:r>
              <w:rPr>
                <w:noProof/>
                <w:webHidden/>
              </w:rPr>
              <w:tab/>
            </w:r>
            <w:r>
              <w:rPr>
                <w:noProof/>
                <w:webHidden/>
              </w:rPr>
              <w:fldChar w:fldCharType="begin"/>
            </w:r>
            <w:r>
              <w:rPr>
                <w:noProof/>
                <w:webHidden/>
              </w:rPr>
              <w:instrText xml:space="preserve"> PAGEREF _Toc184000906 \h </w:instrText>
            </w:r>
            <w:r>
              <w:rPr>
                <w:noProof/>
                <w:webHidden/>
              </w:rPr>
            </w:r>
            <w:r>
              <w:rPr>
                <w:noProof/>
                <w:webHidden/>
              </w:rPr>
              <w:fldChar w:fldCharType="separate"/>
            </w:r>
            <w:r w:rsidR="005F0F47">
              <w:rPr>
                <w:noProof/>
                <w:webHidden/>
              </w:rPr>
              <w:t>11</w:t>
            </w:r>
            <w:r>
              <w:rPr>
                <w:noProof/>
                <w:webHidden/>
              </w:rPr>
              <w:fldChar w:fldCharType="end"/>
            </w:r>
          </w:hyperlink>
        </w:p>
        <w:p w14:paraId="6DF4CA12" w14:textId="778F5322" w:rsidR="00E77664" w:rsidRDefault="00E77664" w:rsidP="00232D83">
          <w:pPr>
            <w:pStyle w:val="31"/>
            <w:tabs>
              <w:tab w:val="left" w:pos="1920"/>
              <w:tab w:val="right" w:leader="dot" w:pos="8777"/>
            </w:tabs>
            <w:ind w:firstLineChars="200" w:firstLine="480"/>
            <w:rPr>
              <w:noProof/>
              <w14:ligatures w14:val="standardContextual"/>
            </w:rPr>
          </w:pPr>
          <w:hyperlink w:anchor="_Toc184000907" w:history="1">
            <w:r w:rsidRPr="00A24D59">
              <w:rPr>
                <w:rStyle w:val="af0"/>
                <w:rFonts w:ascii="Times New Roman" w:eastAsia="標楷體" w:hAnsi="Times New Roman" w:cs="Times New Roman"/>
                <w:b/>
                <w:noProof/>
              </w:rPr>
              <w:t>2.4.6</w:t>
            </w:r>
            <w:r w:rsidRPr="00A24D59">
              <w:rPr>
                <w:rStyle w:val="af0"/>
                <w:rFonts w:ascii="Times New Roman" w:eastAsia="標楷體" w:hAnsi="Times New Roman" w:cs="Times New Roman" w:hint="eastAsia"/>
                <w:b/>
                <w:noProof/>
              </w:rPr>
              <w:t>品質需求</w:t>
            </w:r>
            <w:r>
              <w:rPr>
                <w:noProof/>
                <w:webHidden/>
              </w:rPr>
              <w:tab/>
            </w:r>
            <w:r>
              <w:rPr>
                <w:noProof/>
                <w:webHidden/>
              </w:rPr>
              <w:fldChar w:fldCharType="begin"/>
            </w:r>
            <w:r>
              <w:rPr>
                <w:noProof/>
                <w:webHidden/>
              </w:rPr>
              <w:instrText xml:space="preserve"> PAGEREF _Toc184000907 \h </w:instrText>
            </w:r>
            <w:r>
              <w:rPr>
                <w:noProof/>
                <w:webHidden/>
              </w:rPr>
            </w:r>
            <w:r>
              <w:rPr>
                <w:noProof/>
                <w:webHidden/>
              </w:rPr>
              <w:fldChar w:fldCharType="separate"/>
            </w:r>
            <w:r w:rsidR="005F0F47">
              <w:rPr>
                <w:noProof/>
                <w:webHidden/>
              </w:rPr>
              <w:t>11</w:t>
            </w:r>
            <w:r>
              <w:rPr>
                <w:noProof/>
                <w:webHidden/>
              </w:rPr>
              <w:fldChar w:fldCharType="end"/>
            </w:r>
          </w:hyperlink>
        </w:p>
        <w:p w14:paraId="62F8FAE4" w14:textId="3E55EDD9" w:rsidR="00E77664" w:rsidRDefault="00E77664" w:rsidP="00232D83">
          <w:pPr>
            <w:pStyle w:val="31"/>
            <w:tabs>
              <w:tab w:val="left" w:pos="1920"/>
              <w:tab w:val="right" w:leader="dot" w:pos="8777"/>
            </w:tabs>
            <w:ind w:firstLineChars="200" w:firstLine="480"/>
            <w:rPr>
              <w:noProof/>
              <w14:ligatures w14:val="standardContextual"/>
            </w:rPr>
          </w:pPr>
          <w:hyperlink w:anchor="_Toc184000908" w:history="1">
            <w:r w:rsidRPr="00A24D59">
              <w:rPr>
                <w:rStyle w:val="af0"/>
                <w:rFonts w:ascii="Times New Roman" w:eastAsia="標楷體" w:hAnsi="Times New Roman" w:cs="Times New Roman"/>
                <w:b/>
                <w:noProof/>
              </w:rPr>
              <w:t>2.4.7</w:t>
            </w:r>
            <w:r w:rsidRPr="00A24D59">
              <w:rPr>
                <w:rStyle w:val="af0"/>
                <w:rFonts w:ascii="Times New Roman" w:eastAsia="標楷體" w:hAnsi="Times New Roman" w:cs="Times New Roman" w:hint="eastAsia"/>
                <w:b/>
                <w:noProof/>
              </w:rPr>
              <w:t>安全需求</w:t>
            </w:r>
            <w:r>
              <w:rPr>
                <w:noProof/>
                <w:webHidden/>
              </w:rPr>
              <w:tab/>
            </w:r>
            <w:r>
              <w:rPr>
                <w:noProof/>
                <w:webHidden/>
              </w:rPr>
              <w:fldChar w:fldCharType="begin"/>
            </w:r>
            <w:r>
              <w:rPr>
                <w:noProof/>
                <w:webHidden/>
              </w:rPr>
              <w:instrText xml:space="preserve"> PAGEREF _Toc184000908 \h </w:instrText>
            </w:r>
            <w:r>
              <w:rPr>
                <w:noProof/>
                <w:webHidden/>
              </w:rPr>
            </w:r>
            <w:r>
              <w:rPr>
                <w:noProof/>
                <w:webHidden/>
              </w:rPr>
              <w:fldChar w:fldCharType="separate"/>
            </w:r>
            <w:r w:rsidR="005F0F47">
              <w:rPr>
                <w:noProof/>
                <w:webHidden/>
              </w:rPr>
              <w:t>12</w:t>
            </w:r>
            <w:r>
              <w:rPr>
                <w:noProof/>
                <w:webHidden/>
              </w:rPr>
              <w:fldChar w:fldCharType="end"/>
            </w:r>
          </w:hyperlink>
        </w:p>
        <w:p w14:paraId="04BDDB77" w14:textId="6BD1E9F9" w:rsidR="00E77664" w:rsidRDefault="00E77664" w:rsidP="007C6354">
          <w:pPr>
            <w:pStyle w:val="21"/>
            <w:tabs>
              <w:tab w:val="right" w:leader="dot" w:pos="8777"/>
            </w:tabs>
            <w:ind w:right="240" w:firstLineChars="200" w:firstLine="480"/>
            <w:rPr>
              <w:noProof/>
              <w14:ligatures w14:val="standardContextual"/>
            </w:rPr>
          </w:pPr>
          <w:hyperlink w:anchor="_Toc184000909" w:history="1">
            <w:r w:rsidRPr="00A24D59">
              <w:rPr>
                <w:rStyle w:val="af0"/>
                <w:rFonts w:ascii="Times New Roman" w:eastAsia="標楷體" w:hAnsi="Times New Roman" w:cs="Times New Roman"/>
                <w:b/>
                <w:noProof/>
              </w:rPr>
              <w:t>2.5</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系統環境</w:t>
            </w:r>
            <w:r>
              <w:rPr>
                <w:noProof/>
                <w:webHidden/>
              </w:rPr>
              <w:tab/>
            </w:r>
            <w:r>
              <w:rPr>
                <w:noProof/>
                <w:webHidden/>
              </w:rPr>
              <w:fldChar w:fldCharType="begin"/>
            </w:r>
            <w:r>
              <w:rPr>
                <w:noProof/>
                <w:webHidden/>
              </w:rPr>
              <w:instrText xml:space="preserve"> PAGEREF _Toc184000909 \h </w:instrText>
            </w:r>
            <w:r>
              <w:rPr>
                <w:noProof/>
                <w:webHidden/>
              </w:rPr>
            </w:r>
            <w:r>
              <w:rPr>
                <w:noProof/>
                <w:webHidden/>
              </w:rPr>
              <w:fldChar w:fldCharType="separate"/>
            </w:r>
            <w:r w:rsidR="005F0F47">
              <w:rPr>
                <w:noProof/>
                <w:webHidden/>
              </w:rPr>
              <w:t>12</w:t>
            </w:r>
            <w:r>
              <w:rPr>
                <w:noProof/>
                <w:webHidden/>
              </w:rPr>
              <w:fldChar w:fldCharType="end"/>
            </w:r>
          </w:hyperlink>
        </w:p>
        <w:p w14:paraId="02992785" w14:textId="68763BE5" w:rsidR="00E77664" w:rsidRDefault="00E77664" w:rsidP="00232D83">
          <w:pPr>
            <w:pStyle w:val="31"/>
            <w:tabs>
              <w:tab w:val="right" w:leader="dot" w:pos="8777"/>
            </w:tabs>
            <w:ind w:firstLineChars="200" w:firstLine="480"/>
            <w:rPr>
              <w:noProof/>
              <w14:ligatures w14:val="standardContextual"/>
            </w:rPr>
          </w:pPr>
          <w:hyperlink w:anchor="_Toc184000910" w:history="1">
            <w:r w:rsidRPr="00A24D59">
              <w:rPr>
                <w:rStyle w:val="af0"/>
                <w:rFonts w:ascii="Times New Roman" w:eastAsia="標楷體" w:hAnsi="Times New Roman" w:cs="Times New Roman"/>
                <w:b/>
                <w:noProof/>
              </w:rPr>
              <w:t>2.5.1</w:t>
            </w:r>
            <w:r w:rsidR="006E7919">
              <w:rPr>
                <w:rFonts w:hint="eastAsia"/>
                <w:noProof/>
                <w14:ligatures w14:val="standardContextual"/>
              </w:rPr>
              <w:t xml:space="preserve"> </w:t>
            </w:r>
            <w:r w:rsidRPr="00A24D59">
              <w:rPr>
                <w:rStyle w:val="af0"/>
                <w:rFonts w:ascii="Times New Roman" w:eastAsia="標楷體" w:hAnsi="Times New Roman" w:cs="Times New Roman" w:hint="eastAsia"/>
                <w:b/>
                <w:noProof/>
              </w:rPr>
              <w:t>軟體需求</w:t>
            </w:r>
            <w:r>
              <w:rPr>
                <w:noProof/>
                <w:webHidden/>
              </w:rPr>
              <w:tab/>
            </w:r>
            <w:r>
              <w:rPr>
                <w:noProof/>
                <w:webHidden/>
              </w:rPr>
              <w:fldChar w:fldCharType="begin"/>
            </w:r>
            <w:r>
              <w:rPr>
                <w:noProof/>
                <w:webHidden/>
              </w:rPr>
              <w:instrText xml:space="preserve"> PAGEREF _Toc184000910 \h </w:instrText>
            </w:r>
            <w:r>
              <w:rPr>
                <w:noProof/>
                <w:webHidden/>
              </w:rPr>
            </w:r>
            <w:r>
              <w:rPr>
                <w:noProof/>
                <w:webHidden/>
              </w:rPr>
              <w:fldChar w:fldCharType="separate"/>
            </w:r>
            <w:r w:rsidR="005F0F47">
              <w:rPr>
                <w:noProof/>
                <w:webHidden/>
              </w:rPr>
              <w:t>12</w:t>
            </w:r>
            <w:r>
              <w:rPr>
                <w:noProof/>
                <w:webHidden/>
              </w:rPr>
              <w:fldChar w:fldCharType="end"/>
            </w:r>
          </w:hyperlink>
        </w:p>
        <w:p w14:paraId="488DD123" w14:textId="4F7A30A1" w:rsidR="00E77664" w:rsidRDefault="00E77664" w:rsidP="00232D83">
          <w:pPr>
            <w:pStyle w:val="31"/>
            <w:tabs>
              <w:tab w:val="right" w:leader="dot" w:pos="8777"/>
            </w:tabs>
            <w:ind w:firstLineChars="200" w:firstLine="480"/>
            <w:rPr>
              <w:noProof/>
              <w14:ligatures w14:val="standardContextual"/>
            </w:rPr>
          </w:pPr>
          <w:hyperlink w:anchor="_Toc184000911" w:history="1">
            <w:r w:rsidRPr="00A24D59">
              <w:rPr>
                <w:rStyle w:val="af0"/>
                <w:rFonts w:ascii="Times New Roman" w:eastAsia="標楷體" w:hAnsi="Times New Roman" w:cs="Times New Roman"/>
                <w:b/>
                <w:noProof/>
              </w:rPr>
              <w:t>2.5.2</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硬體需求</w:t>
            </w:r>
            <w:r>
              <w:rPr>
                <w:noProof/>
                <w:webHidden/>
              </w:rPr>
              <w:tab/>
            </w:r>
            <w:r>
              <w:rPr>
                <w:noProof/>
                <w:webHidden/>
              </w:rPr>
              <w:fldChar w:fldCharType="begin"/>
            </w:r>
            <w:r>
              <w:rPr>
                <w:noProof/>
                <w:webHidden/>
              </w:rPr>
              <w:instrText xml:space="preserve"> PAGEREF _Toc184000911 \h </w:instrText>
            </w:r>
            <w:r>
              <w:rPr>
                <w:noProof/>
                <w:webHidden/>
              </w:rPr>
            </w:r>
            <w:r>
              <w:rPr>
                <w:noProof/>
                <w:webHidden/>
              </w:rPr>
              <w:fldChar w:fldCharType="separate"/>
            </w:r>
            <w:r w:rsidR="005F0F47">
              <w:rPr>
                <w:noProof/>
                <w:webHidden/>
              </w:rPr>
              <w:t>12</w:t>
            </w:r>
            <w:r>
              <w:rPr>
                <w:noProof/>
                <w:webHidden/>
              </w:rPr>
              <w:fldChar w:fldCharType="end"/>
            </w:r>
          </w:hyperlink>
        </w:p>
        <w:p w14:paraId="039D11EC" w14:textId="6148E715" w:rsidR="00E77664" w:rsidRDefault="00E77664" w:rsidP="00232D83">
          <w:pPr>
            <w:pStyle w:val="31"/>
            <w:tabs>
              <w:tab w:val="right" w:leader="dot" w:pos="8777"/>
            </w:tabs>
            <w:ind w:firstLineChars="200" w:firstLine="480"/>
            <w:rPr>
              <w:noProof/>
              <w14:ligatures w14:val="standardContextual"/>
            </w:rPr>
          </w:pPr>
          <w:hyperlink w:anchor="_Toc184000912" w:history="1">
            <w:r w:rsidRPr="00A24D59">
              <w:rPr>
                <w:rStyle w:val="af0"/>
                <w:rFonts w:ascii="Times New Roman" w:eastAsia="標楷體" w:hAnsi="Times New Roman" w:cs="Times New Roman"/>
                <w:b/>
                <w:noProof/>
              </w:rPr>
              <w:t>2.5.3</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通訊網路需求</w:t>
            </w:r>
            <w:r>
              <w:rPr>
                <w:noProof/>
                <w:webHidden/>
              </w:rPr>
              <w:tab/>
            </w:r>
            <w:r>
              <w:rPr>
                <w:noProof/>
                <w:webHidden/>
              </w:rPr>
              <w:fldChar w:fldCharType="begin"/>
            </w:r>
            <w:r>
              <w:rPr>
                <w:noProof/>
                <w:webHidden/>
              </w:rPr>
              <w:instrText xml:space="preserve"> PAGEREF _Toc184000912 \h </w:instrText>
            </w:r>
            <w:r>
              <w:rPr>
                <w:noProof/>
                <w:webHidden/>
              </w:rPr>
            </w:r>
            <w:r>
              <w:rPr>
                <w:noProof/>
                <w:webHidden/>
              </w:rPr>
              <w:fldChar w:fldCharType="separate"/>
            </w:r>
            <w:r w:rsidR="005F0F47">
              <w:rPr>
                <w:noProof/>
                <w:webHidden/>
              </w:rPr>
              <w:t>12</w:t>
            </w:r>
            <w:r>
              <w:rPr>
                <w:noProof/>
                <w:webHidden/>
              </w:rPr>
              <w:fldChar w:fldCharType="end"/>
            </w:r>
          </w:hyperlink>
        </w:p>
        <w:p w14:paraId="3BC54BEC" w14:textId="5FEC741B" w:rsidR="00E77664" w:rsidRDefault="00E77664" w:rsidP="007C6354">
          <w:pPr>
            <w:pStyle w:val="21"/>
            <w:tabs>
              <w:tab w:val="right" w:leader="dot" w:pos="8777"/>
            </w:tabs>
            <w:ind w:right="240" w:firstLineChars="200" w:firstLine="480"/>
            <w:rPr>
              <w:noProof/>
              <w14:ligatures w14:val="standardContextual"/>
            </w:rPr>
          </w:pPr>
          <w:hyperlink w:anchor="_Toc184000913" w:history="1">
            <w:r w:rsidRPr="00A24D59">
              <w:rPr>
                <w:rStyle w:val="af0"/>
                <w:rFonts w:ascii="Times New Roman" w:eastAsia="標楷體" w:hAnsi="Times New Roman" w:cs="Times New Roman"/>
                <w:b/>
                <w:noProof/>
              </w:rPr>
              <w:t>2.6</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設計考量</w:t>
            </w:r>
            <w:r>
              <w:rPr>
                <w:noProof/>
                <w:webHidden/>
              </w:rPr>
              <w:tab/>
            </w:r>
            <w:r>
              <w:rPr>
                <w:noProof/>
                <w:webHidden/>
              </w:rPr>
              <w:fldChar w:fldCharType="begin"/>
            </w:r>
            <w:r>
              <w:rPr>
                <w:noProof/>
                <w:webHidden/>
              </w:rPr>
              <w:instrText xml:space="preserve"> PAGEREF _Toc184000913 \h </w:instrText>
            </w:r>
            <w:r>
              <w:rPr>
                <w:noProof/>
                <w:webHidden/>
              </w:rPr>
            </w:r>
            <w:r>
              <w:rPr>
                <w:noProof/>
                <w:webHidden/>
              </w:rPr>
              <w:fldChar w:fldCharType="separate"/>
            </w:r>
            <w:r w:rsidR="005F0F47">
              <w:rPr>
                <w:noProof/>
                <w:webHidden/>
              </w:rPr>
              <w:t>13</w:t>
            </w:r>
            <w:r>
              <w:rPr>
                <w:noProof/>
                <w:webHidden/>
              </w:rPr>
              <w:fldChar w:fldCharType="end"/>
            </w:r>
          </w:hyperlink>
        </w:p>
        <w:p w14:paraId="1AFE77A0" w14:textId="630A5A86" w:rsidR="00E77664" w:rsidRDefault="00E77664">
          <w:pPr>
            <w:pStyle w:val="11"/>
            <w:tabs>
              <w:tab w:val="right" w:leader="dot" w:pos="8777"/>
            </w:tabs>
            <w:ind w:left="240" w:right="240"/>
            <w:rPr>
              <w:noProof/>
              <w14:ligatures w14:val="standardContextual"/>
            </w:rPr>
          </w:pPr>
          <w:hyperlink w:anchor="_Toc184000914" w:history="1">
            <w:r w:rsidRPr="00A24D59">
              <w:rPr>
                <w:rStyle w:val="af0"/>
                <w:rFonts w:ascii="Times New Roman" w:eastAsia="標楷體" w:hAnsi="Times New Roman" w:cs="Times New Roman" w:hint="eastAsia"/>
                <w:b/>
                <w:noProof/>
              </w:rPr>
              <w:t>三、</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建構項目需求</w:t>
            </w:r>
            <w:r>
              <w:rPr>
                <w:noProof/>
                <w:webHidden/>
              </w:rPr>
              <w:tab/>
            </w:r>
            <w:r>
              <w:rPr>
                <w:noProof/>
                <w:webHidden/>
              </w:rPr>
              <w:fldChar w:fldCharType="begin"/>
            </w:r>
            <w:r>
              <w:rPr>
                <w:noProof/>
                <w:webHidden/>
              </w:rPr>
              <w:instrText xml:space="preserve"> PAGEREF _Toc184000914 \h </w:instrText>
            </w:r>
            <w:r>
              <w:rPr>
                <w:noProof/>
                <w:webHidden/>
              </w:rPr>
            </w:r>
            <w:r>
              <w:rPr>
                <w:noProof/>
                <w:webHidden/>
              </w:rPr>
              <w:fldChar w:fldCharType="separate"/>
            </w:r>
            <w:r w:rsidR="005F0F47">
              <w:rPr>
                <w:noProof/>
                <w:webHidden/>
              </w:rPr>
              <w:t>14</w:t>
            </w:r>
            <w:r>
              <w:rPr>
                <w:noProof/>
                <w:webHidden/>
              </w:rPr>
              <w:fldChar w:fldCharType="end"/>
            </w:r>
          </w:hyperlink>
        </w:p>
        <w:p w14:paraId="2F3FF544" w14:textId="69090873" w:rsidR="00E77664" w:rsidRDefault="00E77664" w:rsidP="007C6354">
          <w:pPr>
            <w:pStyle w:val="21"/>
            <w:tabs>
              <w:tab w:val="left" w:pos="960"/>
              <w:tab w:val="right" w:leader="dot" w:pos="8777"/>
            </w:tabs>
            <w:ind w:right="240" w:firstLineChars="200" w:firstLine="480"/>
            <w:rPr>
              <w:noProof/>
              <w14:ligatures w14:val="standardContextual"/>
            </w:rPr>
          </w:pPr>
          <w:hyperlink w:anchor="_Toc184000915" w:history="1">
            <w:r w:rsidRPr="643DD5EB">
              <w:rPr>
                <w:rStyle w:val="af0"/>
                <w:rFonts w:ascii="Times New Roman" w:eastAsia="標楷體" w:hAnsi="Times New Roman" w:cs="Times New Roman"/>
                <w:b/>
                <w:bCs/>
                <w:noProof/>
              </w:rPr>
              <w:t>3.1</w:t>
            </w:r>
            <w:r w:rsidRPr="643DD5EB">
              <w:rPr>
                <w:rStyle w:val="af0"/>
                <w:rFonts w:ascii="Times New Roman" w:eastAsia="標楷體" w:hAnsi="Times New Roman" w:cs="Times New Roman"/>
                <w:b/>
                <w:bCs/>
                <w:noProof/>
              </w:rPr>
              <w:t>軟體架構</w:t>
            </w:r>
            <w:r>
              <w:rPr>
                <w:noProof/>
                <w:webHidden/>
              </w:rPr>
              <w:tab/>
            </w:r>
            <w:r>
              <w:rPr>
                <w:noProof/>
                <w:webHidden/>
              </w:rPr>
              <w:fldChar w:fldCharType="begin"/>
            </w:r>
            <w:r>
              <w:rPr>
                <w:noProof/>
                <w:webHidden/>
              </w:rPr>
              <w:instrText xml:space="preserve"> PAGEREF _Toc184000915 \h </w:instrText>
            </w:r>
            <w:r>
              <w:rPr>
                <w:noProof/>
                <w:webHidden/>
              </w:rPr>
            </w:r>
            <w:r>
              <w:rPr>
                <w:noProof/>
                <w:webHidden/>
              </w:rPr>
              <w:fldChar w:fldCharType="separate"/>
            </w:r>
            <w:r w:rsidR="005F0F47">
              <w:rPr>
                <w:noProof/>
                <w:webHidden/>
              </w:rPr>
              <w:t>14</w:t>
            </w:r>
            <w:r>
              <w:rPr>
                <w:noProof/>
                <w:webHidden/>
              </w:rPr>
              <w:fldChar w:fldCharType="end"/>
            </w:r>
          </w:hyperlink>
        </w:p>
        <w:p w14:paraId="39D4CAF9" w14:textId="09B34B1B" w:rsidR="643DD5EB" w:rsidRDefault="643DD5EB" w:rsidP="00706739">
          <w:pPr>
            <w:pStyle w:val="21"/>
            <w:tabs>
              <w:tab w:val="left" w:pos="960"/>
              <w:tab w:val="right" w:leader="dot" w:pos="8777"/>
            </w:tabs>
            <w:ind w:right="240" w:firstLineChars="200" w:firstLine="480"/>
            <w:rPr>
              <w:noProof/>
            </w:rPr>
          </w:pPr>
          <w:hyperlink w:anchor="_Toc184000930">
            <w:r w:rsidRPr="643DD5EB">
              <w:rPr>
                <w:rStyle w:val="af0"/>
                <w:rFonts w:ascii="Times New Roman" w:eastAsia="標楷體" w:hAnsi="Times New Roman" w:cs="Times New Roman"/>
                <w:b/>
                <w:bCs/>
                <w:noProof/>
              </w:rPr>
              <w:t>3.2</w:t>
            </w:r>
            <w:r w:rsidRPr="643DD5EB">
              <w:rPr>
                <w:rStyle w:val="af0"/>
                <w:rFonts w:ascii="Times New Roman" w:eastAsia="標楷體" w:hAnsi="Times New Roman" w:cs="Times New Roman"/>
                <w:b/>
                <w:bCs/>
                <w:noProof/>
              </w:rPr>
              <w:t>軟體組件設計</w:t>
            </w:r>
            <w:r>
              <w:tab/>
            </w:r>
            <w:r w:rsidRPr="643DD5EB">
              <w:rPr>
                <w:noProof/>
              </w:rPr>
              <w:fldChar w:fldCharType="begin"/>
            </w:r>
            <w:r w:rsidRPr="643DD5EB">
              <w:rPr>
                <w:noProof/>
              </w:rPr>
              <w:instrText xml:space="preserve"> PAGEREF _Toc184000930 \h </w:instrText>
            </w:r>
            <w:r w:rsidRPr="643DD5EB">
              <w:rPr>
                <w:noProof/>
              </w:rPr>
            </w:r>
            <w:r w:rsidRPr="643DD5EB">
              <w:rPr>
                <w:noProof/>
              </w:rPr>
              <w:fldChar w:fldCharType="separate"/>
            </w:r>
            <w:r w:rsidR="005F0F47">
              <w:rPr>
                <w:noProof/>
              </w:rPr>
              <w:t>21</w:t>
            </w:r>
            <w:r w:rsidRPr="643DD5EB">
              <w:rPr>
                <w:noProof/>
              </w:rPr>
              <w:fldChar w:fldCharType="end"/>
            </w:r>
          </w:hyperlink>
        </w:p>
        <w:p w14:paraId="2D615924" w14:textId="5D3ECD1B" w:rsidR="00E77664" w:rsidRDefault="00E77664">
          <w:pPr>
            <w:pStyle w:val="11"/>
            <w:tabs>
              <w:tab w:val="right" w:leader="dot" w:pos="8777"/>
            </w:tabs>
            <w:ind w:left="240" w:right="240"/>
            <w:rPr>
              <w:noProof/>
            </w:rPr>
          </w:pPr>
          <w:hyperlink w:anchor="_Toc184000953" w:history="1">
            <w:r w:rsidRPr="00A24D59">
              <w:rPr>
                <w:rStyle w:val="af0"/>
                <w:rFonts w:ascii="Times New Roman" w:eastAsia="標楷體" w:hAnsi="Times New Roman" w:cs="Times New Roman" w:hint="eastAsia"/>
                <w:b/>
                <w:noProof/>
              </w:rPr>
              <w:t>四、</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流程圖</w:t>
            </w:r>
            <w:r>
              <w:rPr>
                <w:noProof/>
                <w:webHidden/>
              </w:rPr>
              <w:tab/>
            </w:r>
            <w:r>
              <w:rPr>
                <w:noProof/>
                <w:webHidden/>
              </w:rPr>
              <w:fldChar w:fldCharType="begin"/>
            </w:r>
            <w:r>
              <w:rPr>
                <w:noProof/>
                <w:webHidden/>
              </w:rPr>
              <w:instrText xml:space="preserve"> PAGEREF _Toc184000953 \h </w:instrText>
            </w:r>
            <w:r>
              <w:rPr>
                <w:noProof/>
                <w:webHidden/>
              </w:rPr>
            </w:r>
            <w:r>
              <w:rPr>
                <w:noProof/>
                <w:webHidden/>
              </w:rPr>
              <w:fldChar w:fldCharType="separate"/>
            </w:r>
            <w:r w:rsidR="005F0F47">
              <w:rPr>
                <w:noProof/>
                <w:webHidden/>
              </w:rPr>
              <w:t>34</w:t>
            </w:r>
            <w:r>
              <w:rPr>
                <w:noProof/>
                <w:webHidden/>
              </w:rPr>
              <w:fldChar w:fldCharType="end"/>
            </w:r>
          </w:hyperlink>
          <w:r w:rsidR="00F01212">
            <w:rPr>
              <w:rFonts w:hint="eastAsia"/>
              <w:noProof/>
            </w:rPr>
            <w:t>5</w:t>
          </w:r>
        </w:p>
        <w:p w14:paraId="1E1FCC55" w14:textId="79565351" w:rsidR="00F01212" w:rsidRDefault="00F01212" w:rsidP="00706739">
          <w:pPr>
            <w:pStyle w:val="21"/>
            <w:tabs>
              <w:tab w:val="left" w:pos="960"/>
              <w:tab w:val="right" w:leader="dot" w:pos="8777"/>
            </w:tabs>
            <w:ind w:right="240" w:firstLineChars="200" w:firstLine="480"/>
            <w:rPr>
              <w:noProof/>
            </w:rPr>
          </w:pPr>
          <w:hyperlink w:anchor="_Toc184000915" w:history="1">
            <w:r>
              <w:rPr>
                <w:rStyle w:val="af0"/>
                <w:rFonts w:ascii="Times New Roman" w:eastAsia="標楷體" w:hAnsi="Times New Roman" w:cs="Times New Roman" w:hint="eastAsia"/>
                <w:b/>
                <w:bCs/>
                <w:noProof/>
              </w:rPr>
              <w:t>4</w:t>
            </w:r>
            <w:r w:rsidRPr="643DD5EB">
              <w:rPr>
                <w:rStyle w:val="af0"/>
                <w:rFonts w:ascii="Times New Roman" w:eastAsia="標楷體" w:hAnsi="Times New Roman" w:cs="Times New Roman"/>
                <w:b/>
                <w:bCs/>
                <w:noProof/>
              </w:rPr>
              <w:t>.1</w:t>
            </w:r>
            <w:r w:rsidRPr="643DD5EB">
              <w:rPr>
                <w:rStyle w:val="af0"/>
                <w:rFonts w:ascii="Times New Roman" w:eastAsia="標楷體" w:hAnsi="Times New Roman" w:cs="Times New Roman"/>
                <w:b/>
                <w:bCs/>
                <w:noProof/>
              </w:rPr>
              <w:t>架構</w:t>
            </w:r>
            <w:r>
              <w:rPr>
                <w:rStyle w:val="af0"/>
                <w:rFonts w:ascii="Times New Roman" w:eastAsia="標楷體" w:hAnsi="Times New Roman" w:cs="Times New Roman" w:hint="eastAsia"/>
                <w:b/>
                <w:bCs/>
                <w:noProof/>
              </w:rPr>
              <w:t>流程圖</w:t>
            </w:r>
            <w:r>
              <w:rPr>
                <w:noProof/>
                <w:webHidden/>
              </w:rPr>
              <w:tab/>
            </w:r>
            <w:r>
              <w:rPr>
                <w:noProof/>
                <w:webHidden/>
              </w:rPr>
              <w:fldChar w:fldCharType="begin"/>
            </w:r>
            <w:r>
              <w:rPr>
                <w:noProof/>
                <w:webHidden/>
              </w:rPr>
              <w:instrText xml:space="preserve"> PAGEREF _Toc184000915 \h </w:instrText>
            </w:r>
            <w:r>
              <w:rPr>
                <w:noProof/>
                <w:webHidden/>
              </w:rPr>
            </w:r>
            <w:r>
              <w:rPr>
                <w:noProof/>
                <w:webHidden/>
              </w:rPr>
              <w:fldChar w:fldCharType="separate"/>
            </w:r>
            <w:r w:rsidR="005F0F47">
              <w:rPr>
                <w:noProof/>
                <w:webHidden/>
              </w:rPr>
              <w:t>14</w:t>
            </w:r>
            <w:r>
              <w:rPr>
                <w:noProof/>
                <w:webHidden/>
              </w:rPr>
              <w:fldChar w:fldCharType="end"/>
            </w:r>
          </w:hyperlink>
        </w:p>
        <w:p w14:paraId="65F7EA1A" w14:textId="1C390C38" w:rsidR="00F01212" w:rsidRDefault="00F01212" w:rsidP="00706739">
          <w:pPr>
            <w:pStyle w:val="21"/>
            <w:tabs>
              <w:tab w:val="right" w:leader="dot" w:pos="8777"/>
            </w:tabs>
            <w:ind w:right="240" w:firstLineChars="200" w:firstLine="480"/>
            <w:rPr>
              <w:noProof/>
            </w:rPr>
          </w:pPr>
          <w:hyperlink w:anchor="_Toc184000915" w:history="1">
            <w:r>
              <w:rPr>
                <w:rStyle w:val="af0"/>
                <w:rFonts w:ascii="Times New Roman" w:eastAsia="標楷體" w:hAnsi="Times New Roman" w:cs="Times New Roman" w:hint="eastAsia"/>
                <w:b/>
                <w:bCs/>
                <w:noProof/>
              </w:rPr>
              <w:t>4</w:t>
            </w:r>
            <w:r w:rsidRPr="643DD5EB">
              <w:rPr>
                <w:rStyle w:val="af0"/>
                <w:rFonts w:ascii="Times New Roman" w:eastAsia="標楷體" w:hAnsi="Times New Roman" w:cs="Times New Roman"/>
                <w:b/>
                <w:bCs/>
                <w:noProof/>
              </w:rPr>
              <w:t>.</w:t>
            </w:r>
            <w:r w:rsidR="00E516C7">
              <w:rPr>
                <w:rStyle w:val="af0"/>
                <w:rFonts w:ascii="Times New Roman" w:eastAsia="標楷體" w:hAnsi="Times New Roman" w:cs="Times New Roman" w:hint="eastAsia"/>
                <w:b/>
                <w:bCs/>
                <w:noProof/>
              </w:rPr>
              <w:t>2</w:t>
            </w:r>
            <w:r w:rsidR="00E516C7" w:rsidRPr="00E516C7">
              <w:rPr>
                <w:rStyle w:val="af0"/>
                <w:rFonts w:ascii="Times New Roman" w:eastAsia="標楷體" w:hAnsi="Times New Roman" w:cs="Times New Roman"/>
                <w:b/>
                <w:bCs/>
              </w:rPr>
              <w:t>保單輸入系統</w:t>
            </w:r>
            <w:r>
              <w:rPr>
                <w:noProof/>
                <w:webHidden/>
              </w:rPr>
              <w:tab/>
            </w:r>
            <w:r>
              <w:rPr>
                <w:noProof/>
                <w:webHidden/>
              </w:rPr>
              <w:fldChar w:fldCharType="begin"/>
            </w:r>
            <w:r>
              <w:rPr>
                <w:noProof/>
                <w:webHidden/>
              </w:rPr>
              <w:instrText xml:space="preserve"> PAGEREF _Toc184000915 \h </w:instrText>
            </w:r>
            <w:r>
              <w:rPr>
                <w:noProof/>
                <w:webHidden/>
              </w:rPr>
            </w:r>
            <w:r>
              <w:rPr>
                <w:noProof/>
                <w:webHidden/>
              </w:rPr>
              <w:fldChar w:fldCharType="separate"/>
            </w:r>
            <w:r w:rsidR="005F0F47">
              <w:rPr>
                <w:noProof/>
                <w:webHidden/>
              </w:rPr>
              <w:t>14</w:t>
            </w:r>
            <w:r>
              <w:rPr>
                <w:noProof/>
                <w:webHidden/>
              </w:rPr>
              <w:fldChar w:fldCharType="end"/>
            </w:r>
          </w:hyperlink>
        </w:p>
        <w:p w14:paraId="576471D5" w14:textId="50D72F14" w:rsidR="00E516C7" w:rsidRDefault="00E516C7" w:rsidP="00232D83">
          <w:pPr>
            <w:pStyle w:val="21"/>
            <w:tabs>
              <w:tab w:val="right" w:leader="dot" w:pos="8777"/>
            </w:tabs>
            <w:ind w:right="240" w:firstLineChars="400" w:firstLine="960"/>
            <w:rPr>
              <w:noProof/>
            </w:rPr>
          </w:pPr>
          <w:hyperlink w:anchor="_Toc184000915" w:history="1">
            <w:r>
              <w:rPr>
                <w:rStyle w:val="af0"/>
                <w:rFonts w:ascii="Times New Roman" w:eastAsia="標楷體" w:hAnsi="Times New Roman" w:cs="Times New Roman" w:hint="eastAsia"/>
                <w:b/>
                <w:bCs/>
                <w:noProof/>
              </w:rPr>
              <w:t>4</w:t>
            </w:r>
            <w:r w:rsidRPr="643DD5EB">
              <w:rPr>
                <w:rStyle w:val="af0"/>
                <w:rFonts w:ascii="Times New Roman" w:eastAsia="標楷體" w:hAnsi="Times New Roman" w:cs="Times New Roman"/>
                <w:b/>
                <w:bCs/>
                <w:noProof/>
              </w:rPr>
              <w:t>.</w:t>
            </w:r>
            <w:r>
              <w:rPr>
                <w:rStyle w:val="af0"/>
                <w:rFonts w:ascii="Times New Roman" w:eastAsia="標楷體" w:hAnsi="Times New Roman" w:cs="Times New Roman" w:hint="eastAsia"/>
                <w:b/>
                <w:bCs/>
                <w:noProof/>
              </w:rPr>
              <w:t>2.</w:t>
            </w:r>
            <w:r w:rsidRPr="643DD5EB">
              <w:rPr>
                <w:rStyle w:val="af0"/>
                <w:rFonts w:ascii="Times New Roman" w:eastAsia="標楷體" w:hAnsi="Times New Roman" w:cs="Times New Roman"/>
                <w:b/>
                <w:bCs/>
                <w:noProof/>
              </w:rPr>
              <w:t>1</w:t>
            </w:r>
            <w:r w:rsidR="0074402F">
              <w:rPr>
                <w:rStyle w:val="af0"/>
                <w:rFonts w:ascii="Times New Roman" w:eastAsia="標楷體" w:hAnsi="Times New Roman" w:cs="Times New Roman" w:hint="eastAsia"/>
                <w:b/>
                <w:bCs/>
                <w:noProof/>
              </w:rPr>
              <w:t>保單資料輸入</w:t>
            </w:r>
            <w:r>
              <w:rPr>
                <w:noProof/>
                <w:webHidden/>
              </w:rPr>
              <w:tab/>
            </w:r>
            <w:r>
              <w:rPr>
                <w:noProof/>
                <w:webHidden/>
              </w:rPr>
              <w:fldChar w:fldCharType="begin"/>
            </w:r>
            <w:r>
              <w:rPr>
                <w:noProof/>
                <w:webHidden/>
              </w:rPr>
              <w:instrText xml:space="preserve"> PAGEREF _Toc184000915 \h </w:instrText>
            </w:r>
            <w:r>
              <w:rPr>
                <w:noProof/>
                <w:webHidden/>
              </w:rPr>
            </w:r>
            <w:r>
              <w:rPr>
                <w:noProof/>
                <w:webHidden/>
              </w:rPr>
              <w:fldChar w:fldCharType="separate"/>
            </w:r>
            <w:r w:rsidR="005F0F47">
              <w:rPr>
                <w:noProof/>
                <w:webHidden/>
              </w:rPr>
              <w:t>14</w:t>
            </w:r>
            <w:r>
              <w:rPr>
                <w:noProof/>
                <w:webHidden/>
              </w:rPr>
              <w:fldChar w:fldCharType="end"/>
            </w:r>
          </w:hyperlink>
          <w:r w:rsidR="00C90521">
            <w:rPr>
              <w:rFonts w:hint="eastAsia"/>
              <w:noProof/>
            </w:rPr>
            <w:t>6</w:t>
          </w:r>
        </w:p>
        <w:p w14:paraId="7A1B28E3" w14:textId="30C9A3D4" w:rsidR="00C63885" w:rsidRDefault="00C63885" w:rsidP="00232D83">
          <w:pPr>
            <w:pStyle w:val="21"/>
            <w:tabs>
              <w:tab w:val="right" w:leader="dot" w:pos="8777"/>
            </w:tabs>
            <w:ind w:right="240" w:firstLineChars="400" w:firstLine="960"/>
            <w:rPr>
              <w:noProof/>
            </w:rPr>
          </w:pPr>
          <w:hyperlink w:anchor="_Toc184000915" w:history="1">
            <w:r>
              <w:rPr>
                <w:rStyle w:val="af0"/>
                <w:rFonts w:ascii="Times New Roman" w:eastAsia="標楷體" w:hAnsi="Times New Roman" w:cs="Times New Roman" w:hint="eastAsia"/>
                <w:b/>
                <w:bCs/>
                <w:noProof/>
              </w:rPr>
              <w:t>4</w:t>
            </w:r>
            <w:r w:rsidRPr="643DD5EB">
              <w:rPr>
                <w:rStyle w:val="af0"/>
                <w:rFonts w:ascii="Times New Roman" w:eastAsia="標楷體" w:hAnsi="Times New Roman" w:cs="Times New Roman"/>
                <w:b/>
                <w:bCs/>
                <w:noProof/>
              </w:rPr>
              <w:t>.</w:t>
            </w:r>
            <w:r w:rsidR="00C90521">
              <w:rPr>
                <w:rStyle w:val="af0"/>
                <w:rFonts w:ascii="Times New Roman" w:eastAsia="標楷體" w:hAnsi="Times New Roman" w:cs="Times New Roman" w:hint="eastAsia"/>
                <w:b/>
                <w:bCs/>
                <w:noProof/>
              </w:rPr>
              <w:t>2.2</w:t>
            </w:r>
            <w:r w:rsidR="00686780">
              <w:rPr>
                <w:rStyle w:val="af0"/>
                <w:rFonts w:ascii="Times New Roman" w:eastAsia="標楷體" w:hAnsi="Times New Roman" w:cs="Times New Roman" w:hint="eastAsia"/>
                <w:b/>
                <w:bCs/>
                <w:noProof/>
              </w:rPr>
              <w:t>保單列表</w:t>
            </w:r>
            <w:r>
              <w:rPr>
                <w:noProof/>
                <w:webHidden/>
              </w:rPr>
              <w:tab/>
            </w:r>
            <w:r>
              <w:rPr>
                <w:noProof/>
                <w:webHidden/>
              </w:rPr>
              <w:fldChar w:fldCharType="begin"/>
            </w:r>
            <w:r>
              <w:rPr>
                <w:noProof/>
                <w:webHidden/>
              </w:rPr>
              <w:instrText xml:space="preserve"> PAGEREF _Toc184000915 \h </w:instrText>
            </w:r>
            <w:r>
              <w:rPr>
                <w:noProof/>
                <w:webHidden/>
              </w:rPr>
            </w:r>
            <w:r>
              <w:rPr>
                <w:noProof/>
                <w:webHidden/>
              </w:rPr>
              <w:fldChar w:fldCharType="separate"/>
            </w:r>
            <w:r w:rsidR="005F0F47">
              <w:rPr>
                <w:noProof/>
                <w:webHidden/>
              </w:rPr>
              <w:t>14</w:t>
            </w:r>
            <w:r>
              <w:rPr>
                <w:noProof/>
                <w:webHidden/>
              </w:rPr>
              <w:fldChar w:fldCharType="end"/>
            </w:r>
          </w:hyperlink>
        </w:p>
        <w:p w14:paraId="1E584E8B" w14:textId="6017DFE8" w:rsidR="00232783" w:rsidRDefault="00232783" w:rsidP="00232D83">
          <w:pPr>
            <w:pStyle w:val="11"/>
            <w:tabs>
              <w:tab w:val="right" w:leader="dot" w:pos="8777"/>
            </w:tabs>
            <w:ind w:left="240" w:right="240" w:firstLineChars="500" w:firstLine="1200"/>
            <w:rPr>
              <w:noProof/>
            </w:rPr>
          </w:pPr>
          <w:hyperlink w:anchor="_Toc184000961" w:history="1">
            <w:r>
              <w:rPr>
                <w:rStyle w:val="af0"/>
                <w:rFonts w:ascii="Times New Roman" w:eastAsia="標楷體" w:hAnsi="Times New Roman" w:cs="Times New Roman" w:hint="eastAsia"/>
                <w:b/>
                <w:bCs/>
                <w:noProof/>
              </w:rPr>
              <w:t>4.2</w:t>
            </w:r>
            <w:r w:rsidRPr="643DD5EB">
              <w:rPr>
                <w:rStyle w:val="af0"/>
                <w:rFonts w:ascii="Times New Roman" w:eastAsia="標楷體" w:hAnsi="Times New Roman" w:cs="Times New Roman"/>
                <w:b/>
                <w:bCs/>
                <w:noProof/>
              </w:rPr>
              <w:t>.3</w:t>
            </w:r>
            <w:r w:rsidRPr="643DD5EB">
              <w:rPr>
                <w:rStyle w:val="af0"/>
                <w:rFonts w:ascii="Times New Roman" w:eastAsia="標楷體" w:hAnsi="Times New Roman" w:cs="Times New Roman"/>
                <w:b/>
                <w:bCs/>
                <w:noProof/>
              </w:rPr>
              <w:t>編輯保單</w:t>
            </w:r>
            <w:r>
              <w:rPr>
                <w:noProof/>
                <w:webHidden/>
              </w:rPr>
              <w:tab/>
            </w:r>
            <w:r>
              <w:rPr>
                <w:noProof/>
                <w:webHidden/>
              </w:rPr>
              <w:fldChar w:fldCharType="begin"/>
            </w:r>
            <w:r>
              <w:rPr>
                <w:noProof/>
                <w:webHidden/>
              </w:rPr>
              <w:instrText xml:space="preserve"> PAGEREF _Toc184000961 \h </w:instrText>
            </w:r>
            <w:r>
              <w:rPr>
                <w:noProof/>
                <w:webHidden/>
              </w:rPr>
            </w:r>
            <w:r>
              <w:rPr>
                <w:noProof/>
                <w:webHidden/>
              </w:rPr>
              <w:fldChar w:fldCharType="separate"/>
            </w:r>
            <w:r w:rsidR="005F0F47">
              <w:rPr>
                <w:noProof/>
                <w:webHidden/>
              </w:rPr>
              <w:t>38</w:t>
            </w:r>
            <w:r>
              <w:rPr>
                <w:noProof/>
                <w:webHidden/>
              </w:rPr>
              <w:fldChar w:fldCharType="end"/>
            </w:r>
          </w:hyperlink>
        </w:p>
        <w:p w14:paraId="3CC9FE6B" w14:textId="0010757D" w:rsidR="00232783" w:rsidRDefault="001625A3" w:rsidP="00706739">
          <w:pPr>
            <w:pStyle w:val="11"/>
            <w:tabs>
              <w:tab w:val="right" w:leader="dot" w:pos="8777"/>
            </w:tabs>
            <w:ind w:left="240" w:right="240" w:firstLineChars="300" w:firstLine="720"/>
            <w:rPr>
              <w:noProof/>
              <w14:ligatures w14:val="standardContextual"/>
            </w:rPr>
          </w:pPr>
          <w:hyperlink w:anchor="_Toc184000961" w:history="1">
            <w:r>
              <w:rPr>
                <w:rStyle w:val="af0"/>
                <w:rFonts w:ascii="Times New Roman" w:eastAsia="標楷體" w:hAnsi="Times New Roman" w:cs="Times New Roman" w:hint="eastAsia"/>
                <w:b/>
                <w:bCs/>
                <w:noProof/>
              </w:rPr>
              <w:t>4.</w:t>
            </w:r>
            <w:r w:rsidRPr="643DD5EB">
              <w:rPr>
                <w:rStyle w:val="af0"/>
                <w:rFonts w:ascii="Times New Roman" w:eastAsia="標楷體" w:hAnsi="Times New Roman" w:cs="Times New Roman"/>
                <w:b/>
                <w:bCs/>
                <w:noProof/>
              </w:rPr>
              <w:t>3</w:t>
            </w:r>
            <w:r>
              <w:rPr>
                <w:rStyle w:val="af0"/>
                <w:rFonts w:ascii="Times New Roman" w:eastAsia="標楷體" w:hAnsi="Times New Roman" w:cs="Times New Roman" w:hint="eastAsia"/>
                <w:b/>
                <w:bCs/>
                <w:noProof/>
              </w:rPr>
              <w:t>股票管理系統</w:t>
            </w:r>
            <w:r>
              <w:rPr>
                <w:noProof/>
                <w:webHidden/>
              </w:rPr>
              <w:tab/>
            </w:r>
            <w:r>
              <w:rPr>
                <w:noProof/>
                <w:webHidden/>
              </w:rPr>
              <w:fldChar w:fldCharType="begin"/>
            </w:r>
            <w:r>
              <w:rPr>
                <w:noProof/>
                <w:webHidden/>
              </w:rPr>
              <w:instrText xml:space="preserve"> PAGEREF _Toc184000961 \h </w:instrText>
            </w:r>
            <w:r>
              <w:rPr>
                <w:noProof/>
                <w:webHidden/>
              </w:rPr>
            </w:r>
            <w:r>
              <w:rPr>
                <w:noProof/>
                <w:webHidden/>
              </w:rPr>
              <w:fldChar w:fldCharType="separate"/>
            </w:r>
            <w:r w:rsidR="005F0F47">
              <w:rPr>
                <w:noProof/>
                <w:webHidden/>
              </w:rPr>
              <w:t>38</w:t>
            </w:r>
            <w:r>
              <w:rPr>
                <w:noProof/>
                <w:webHidden/>
              </w:rPr>
              <w:fldChar w:fldCharType="end"/>
            </w:r>
          </w:hyperlink>
          <w:r>
            <w:rPr>
              <w:rFonts w:hint="eastAsia"/>
              <w:noProof/>
            </w:rPr>
            <w:t>9</w:t>
          </w:r>
        </w:p>
        <w:p w14:paraId="2C321322" w14:textId="1FD2D6C7" w:rsidR="00232783" w:rsidRDefault="001625A3" w:rsidP="00232D83">
          <w:pPr>
            <w:pStyle w:val="11"/>
            <w:tabs>
              <w:tab w:val="right" w:leader="dot" w:pos="8777"/>
            </w:tabs>
            <w:ind w:left="240" w:right="240" w:firstLineChars="500" w:firstLine="1200"/>
            <w:rPr>
              <w:noProof/>
              <w14:ligatures w14:val="standardContextual"/>
            </w:rPr>
          </w:pPr>
          <w:hyperlink w:anchor="_Toc184000965" w:history="1">
            <w:r>
              <w:rPr>
                <w:rStyle w:val="af0"/>
                <w:rFonts w:ascii="Times New Roman" w:eastAsia="標楷體" w:hAnsi="Times New Roman" w:cs="Times New Roman" w:hint="eastAsia"/>
                <w:b/>
                <w:noProof/>
              </w:rPr>
              <w:t>4.3</w:t>
            </w:r>
            <w:r w:rsidR="00232783" w:rsidRPr="00A24D59">
              <w:rPr>
                <w:rStyle w:val="af0"/>
                <w:rFonts w:ascii="Times New Roman" w:eastAsia="標楷體" w:hAnsi="Times New Roman" w:cs="Times New Roman"/>
                <w:b/>
                <w:noProof/>
              </w:rPr>
              <w:t>.1</w:t>
            </w:r>
            <w:r w:rsidR="00232783" w:rsidRPr="00A24D59">
              <w:rPr>
                <w:rStyle w:val="af0"/>
                <w:rFonts w:ascii="Times New Roman" w:eastAsia="標楷體" w:hAnsi="Times New Roman" w:cs="Times New Roman" w:hint="eastAsia"/>
                <w:b/>
                <w:noProof/>
              </w:rPr>
              <w:t>股票資料輸入</w:t>
            </w:r>
            <w:r w:rsidR="00232783">
              <w:rPr>
                <w:noProof/>
                <w:webHidden/>
              </w:rPr>
              <w:tab/>
            </w:r>
            <w:r w:rsidR="00232783">
              <w:rPr>
                <w:noProof/>
                <w:webHidden/>
              </w:rPr>
              <w:fldChar w:fldCharType="begin"/>
            </w:r>
            <w:r w:rsidR="00232783">
              <w:rPr>
                <w:noProof/>
                <w:webHidden/>
              </w:rPr>
              <w:instrText xml:space="preserve"> PAGEREF _Toc184000965 \h </w:instrText>
            </w:r>
            <w:r w:rsidR="00232783">
              <w:rPr>
                <w:noProof/>
                <w:webHidden/>
              </w:rPr>
            </w:r>
            <w:r w:rsidR="00232783">
              <w:rPr>
                <w:noProof/>
                <w:webHidden/>
              </w:rPr>
              <w:fldChar w:fldCharType="separate"/>
            </w:r>
            <w:r w:rsidR="005F0F47">
              <w:rPr>
                <w:noProof/>
                <w:webHidden/>
              </w:rPr>
              <w:t>40</w:t>
            </w:r>
            <w:r w:rsidR="00232783">
              <w:rPr>
                <w:noProof/>
                <w:webHidden/>
              </w:rPr>
              <w:fldChar w:fldCharType="end"/>
            </w:r>
          </w:hyperlink>
        </w:p>
        <w:p w14:paraId="1814C50A" w14:textId="1867A03E" w:rsidR="00232783" w:rsidRDefault="001625A3" w:rsidP="00232D83">
          <w:pPr>
            <w:pStyle w:val="11"/>
            <w:tabs>
              <w:tab w:val="right" w:leader="dot" w:pos="8777"/>
            </w:tabs>
            <w:ind w:left="240" w:right="240" w:firstLineChars="500" w:firstLine="1200"/>
            <w:rPr>
              <w:noProof/>
              <w14:ligatures w14:val="standardContextual"/>
            </w:rPr>
          </w:pPr>
          <w:hyperlink w:anchor="_Toc184000966" w:history="1">
            <w:r>
              <w:rPr>
                <w:rStyle w:val="af0"/>
                <w:rFonts w:ascii="Times New Roman" w:eastAsia="標楷體" w:hAnsi="Times New Roman" w:cs="Times New Roman" w:hint="eastAsia"/>
                <w:b/>
                <w:noProof/>
              </w:rPr>
              <w:t>4.3.2</w:t>
            </w:r>
            <w:r w:rsidR="00232783" w:rsidRPr="00A24D59">
              <w:rPr>
                <w:rStyle w:val="af0"/>
                <w:rFonts w:ascii="Times New Roman" w:eastAsia="標楷體" w:hAnsi="Times New Roman" w:cs="Times New Roman" w:hint="eastAsia"/>
                <w:b/>
                <w:noProof/>
              </w:rPr>
              <w:t>股票資料檢視</w:t>
            </w:r>
            <w:r w:rsidR="00232783">
              <w:rPr>
                <w:noProof/>
                <w:webHidden/>
              </w:rPr>
              <w:tab/>
            </w:r>
            <w:r w:rsidR="00232783">
              <w:rPr>
                <w:noProof/>
                <w:webHidden/>
              </w:rPr>
              <w:fldChar w:fldCharType="begin"/>
            </w:r>
            <w:r w:rsidR="00232783">
              <w:rPr>
                <w:noProof/>
                <w:webHidden/>
              </w:rPr>
              <w:instrText xml:space="preserve"> PAGEREF _Toc184000966 \h </w:instrText>
            </w:r>
            <w:r w:rsidR="00232783">
              <w:rPr>
                <w:noProof/>
                <w:webHidden/>
              </w:rPr>
            </w:r>
            <w:r w:rsidR="00232783">
              <w:rPr>
                <w:noProof/>
                <w:webHidden/>
              </w:rPr>
              <w:fldChar w:fldCharType="separate"/>
            </w:r>
            <w:r w:rsidR="005F0F47">
              <w:rPr>
                <w:noProof/>
                <w:webHidden/>
              </w:rPr>
              <w:t>41</w:t>
            </w:r>
            <w:r w:rsidR="00232783">
              <w:rPr>
                <w:noProof/>
                <w:webHidden/>
              </w:rPr>
              <w:fldChar w:fldCharType="end"/>
            </w:r>
          </w:hyperlink>
        </w:p>
        <w:p w14:paraId="6FD7C142" w14:textId="40183939" w:rsidR="00232783" w:rsidRDefault="00227DF8" w:rsidP="00706739">
          <w:pPr>
            <w:pStyle w:val="11"/>
            <w:tabs>
              <w:tab w:val="right" w:leader="dot" w:pos="8777"/>
            </w:tabs>
            <w:ind w:left="240" w:right="240" w:firstLineChars="200" w:firstLine="480"/>
            <w:rPr>
              <w:noProof/>
              <w14:ligatures w14:val="standardContextual"/>
            </w:rPr>
          </w:pPr>
          <w:hyperlink w:anchor="_Toc184000967" w:history="1">
            <w:r>
              <w:rPr>
                <w:rStyle w:val="af0"/>
                <w:rFonts w:ascii="Times New Roman" w:eastAsia="標楷體" w:hAnsi="Times New Roman" w:cs="Times New Roman" w:hint="eastAsia"/>
                <w:b/>
                <w:noProof/>
              </w:rPr>
              <w:t>4.3.3</w:t>
            </w:r>
            <w:r w:rsidR="00232783" w:rsidRPr="00A24D59">
              <w:rPr>
                <w:rStyle w:val="af0"/>
                <w:rFonts w:ascii="Times New Roman" w:eastAsia="標楷體" w:hAnsi="Times New Roman" w:cs="Times New Roman" w:hint="eastAsia"/>
                <w:b/>
                <w:noProof/>
              </w:rPr>
              <w:t>股票統計資訊</w:t>
            </w:r>
            <w:r w:rsidR="00232783">
              <w:rPr>
                <w:noProof/>
                <w:webHidden/>
              </w:rPr>
              <w:tab/>
            </w:r>
            <w:r w:rsidR="00232783">
              <w:rPr>
                <w:noProof/>
                <w:webHidden/>
              </w:rPr>
              <w:fldChar w:fldCharType="begin"/>
            </w:r>
            <w:r w:rsidR="00232783">
              <w:rPr>
                <w:noProof/>
                <w:webHidden/>
              </w:rPr>
              <w:instrText xml:space="preserve"> PAGEREF _Toc184000967 \h </w:instrText>
            </w:r>
            <w:r w:rsidR="00232783">
              <w:rPr>
                <w:noProof/>
                <w:webHidden/>
              </w:rPr>
            </w:r>
            <w:r w:rsidR="00232783">
              <w:rPr>
                <w:noProof/>
                <w:webHidden/>
              </w:rPr>
              <w:fldChar w:fldCharType="separate"/>
            </w:r>
            <w:r w:rsidR="005F0F47">
              <w:rPr>
                <w:noProof/>
                <w:webHidden/>
              </w:rPr>
              <w:t>42</w:t>
            </w:r>
            <w:r w:rsidR="00232783">
              <w:rPr>
                <w:noProof/>
                <w:webHidden/>
              </w:rPr>
              <w:fldChar w:fldCharType="end"/>
            </w:r>
          </w:hyperlink>
        </w:p>
        <w:p w14:paraId="431DFCC2" w14:textId="5C710F2A" w:rsidR="00232783" w:rsidRDefault="00227DF8" w:rsidP="00232783">
          <w:pPr>
            <w:pStyle w:val="11"/>
            <w:tabs>
              <w:tab w:val="right" w:leader="dot" w:pos="8777"/>
            </w:tabs>
            <w:ind w:left="240" w:right="240"/>
            <w:rPr>
              <w:noProof/>
              <w14:ligatures w14:val="standardContextual"/>
            </w:rPr>
          </w:pPr>
          <w:hyperlink w:anchor="_Toc184000968" w:history="1">
            <w:r>
              <w:rPr>
                <w:rStyle w:val="af0"/>
                <w:rFonts w:ascii="Times New Roman" w:eastAsia="標楷體" w:hAnsi="Times New Roman" w:cs="Times New Roman" w:hint="eastAsia"/>
                <w:b/>
                <w:bCs/>
                <w:noProof/>
              </w:rPr>
              <w:t>4.4</w:t>
            </w:r>
            <w:r w:rsidR="00232783" w:rsidRPr="643DD5EB">
              <w:rPr>
                <w:rStyle w:val="af0"/>
                <w:rFonts w:ascii="Times New Roman" w:eastAsia="標楷體" w:hAnsi="Times New Roman" w:cs="Times New Roman"/>
                <w:b/>
                <w:bCs/>
                <w:noProof/>
              </w:rPr>
              <w:t>穀寶查詢系統</w:t>
            </w:r>
            <w:r w:rsidR="00232783">
              <w:rPr>
                <w:noProof/>
                <w:webHidden/>
              </w:rPr>
              <w:tab/>
            </w:r>
            <w:r w:rsidR="00232783">
              <w:rPr>
                <w:noProof/>
                <w:webHidden/>
              </w:rPr>
              <w:fldChar w:fldCharType="begin"/>
            </w:r>
            <w:r w:rsidR="00232783">
              <w:rPr>
                <w:noProof/>
                <w:webHidden/>
              </w:rPr>
              <w:instrText xml:space="preserve"> PAGEREF _Toc184000968 \h </w:instrText>
            </w:r>
            <w:r w:rsidR="00232783">
              <w:rPr>
                <w:noProof/>
                <w:webHidden/>
              </w:rPr>
            </w:r>
            <w:r w:rsidR="00232783">
              <w:rPr>
                <w:noProof/>
                <w:webHidden/>
              </w:rPr>
              <w:fldChar w:fldCharType="separate"/>
            </w:r>
            <w:r w:rsidR="005F0F47">
              <w:rPr>
                <w:noProof/>
                <w:webHidden/>
              </w:rPr>
              <w:t>43</w:t>
            </w:r>
            <w:r w:rsidR="00232783">
              <w:rPr>
                <w:noProof/>
                <w:webHidden/>
              </w:rPr>
              <w:fldChar w:fldCharType="end"/>
            </w:r>
          </w:hyperlink>
        </w:p>
        <w:p w14:paraId="70767B03" w14:textId="0A939822" w:rsidR="00232783" w:rsidRDefault="00227DF8" w:rsidP="0090579D">
          <w:pPr>
            <w:pStyle w:val="11"/>
            <w:tabs>
              <w:tab w:val="right" w:leader="dot" w:pos="8777"/>
            </w:tabs>
            <w:ind w:left="240" w:right="240" w:firstLineChars="200" w:firstLine="480"/>
            <w:rPr>
              <w:noProof/>
              <w14:ligatures w14:val="standardContextual"/>
            </w:rPr>
          </w:pPr>
          <w:hyperlink w:anchor="_Toc184000970" w:history="1">
            <w:r>
              <w:rPr>
                <w:rStyle w:val="af0"/>
                <w:rFonts w:ascii="Times New Roman" w:eastAsia="標楷體" w:hAnsi="Times New Roman" w:cs="Times New Roman" w:hint="eastAsia"/>
                <w:b/>
                <w:noProof/>
              </w:rPr>
              <w:t>4.4.1</w:t>
            </w:r>
            <w:r w:rsidR="00232783" w:rsidRPr="00A24D59">
              <w:rPr>
                <w:rStyle w:val="af0"/>
                <w:rFonts w:ascii="Times New Roman" w:eastAsia="標楷體" w:hAnsi="Times New Roman" w:cs="Times New Roman" w:hint="eastAsia"/>
                <w:b/>
                <w:noProof/>
              </w:rPr>
              <w:t>查詢系統</w:t>
            </w:r>
            <w:r w:rsidR="00232783">
              <w:rPr>
                <w:noProof/>
                <w:webHidden/>
              </w:rPr>
              <w:tab/>
            </w:r>
            <w:r w:rsidR="00232783">
              <w:rPr>
                <w:noProof/>
                <w:webHidden/>
              </w:rPr>
              <w:fldChar w:fldCharType="begin"/>
            </w:r>
            <w:r w:rsidR="00232783">
              <w:rPr>
                <w:noProof/>
                <w:webHidden/>
              </w:rPr>
              <w:instrText xml:space="preserve"> PAGEREF _Toc184000970 \h </w:instrText>
            </w:r>
            <w:r w:rsidR="00232783">
              <w:rPr>
                <w:noProof/>
                <w:webHidden/>
              </w:rPr>
            </w:r>
            <w:r w:rsidR="00232783">
              <w:rPr>
                <w:noProof/>
                <w:webHidden/>
              </w:rPr>
              <w:fldChar w:fldCharType="separate"/>
            </w:r>
            <w:r w:rsidR="005F0F47">
              <w:rPr>
                <w:noProof/>
                <w:webHidden/>
              </w:rPr>
              <w:t>44</w:t>
            </w:r>
            <w:r w:rsidR="00232783">
              <w:rPr>
                <w:noProof/>
                <w:webHidden/>
              </w:rPr>
              <w:fldChar w:fldCharType="end"/>
            </w:r>
          </w:hyperlink>
        </w:p>
        <w:p w14:paraId="0C5A0872" w14:textId="3F954812" w:rsidR="00232783" w:rsidRDefault="00227DF8" w:rsidP="0090579D">
          <w:pPr>
            <w:pStyle w:val="11"/>
            <w:tabs>
              <w:tab w:val="right" w:leader="dot" w:pos="8777"/>
            </w:tabs>
            <w:ind w:left="240" w:right="240" w:firstLineChars="200" w:firstLine="480"/>
            <w:rPr>
              <w:noProof/>
              <w14:ligatures w14:val="standardContextual"/>
            </w:rPr>
          </w:pPr>
          <w:hyperlink w:anchor="_Toc184000971" w:history="1">
            <w:r>
              <w:rPr>
                <w:rStyle w:val="af0"/>
                <w:rFonts w:ascii="Times New Roman" w:eastAsia="標楷體" w:hAnsi="Times New Roman" w:cs="Times New Roman" w:hint="eastAsia"/>
                <w:b/>
                <w:noProof/>
              </w:rPr>
              <w:t>4.4.2</w:t>
            </w:r>
            <w:r w:rsidR="00232783" w:rsidRPr="00A24D59">
              <w:rPr>
                <w:rStyle w:val="af0"/>
                <w:rFonts w:ascii="Times New Roman" w:eastAsia="標楷體" w:hAnsi="Times New Roman" w:cs="Times New Roman" w:hint="eastAsia"/>
                <w:b/>
                <w:noProof/>
              </w:rPr>
              <w:t>儲存對話紀錄</w:t>
            </w:r>
            <w:r w:rsidR="00232783">
              <w:rPr>
                <w:noProof/>
                <w:webHidden/>
              </w:rPr>
              <w:tab/>
            </w:r>
            <w:r w:rsidR="00232783">
              <w:rPr>
                <w:noProof/>
                <w:webHidden/>
              </w:rPr>
              <w:fldChar w:fldCharType="begin"/>
            </w:r>
            <w:r w:rsidR="00232783">
              <w:rPr>
                <w:noProof/>
                <w:webHidden/>
              </w:rPr>
              <w:instrText xml:space="preserve"> PAGEREF _Toc184000971 \h </w:instrText>
            </w:r>
            <w:r w:rsidR="00232783">
              <w:rPr>
                <w:noProof/>
                <w:webHidden/>
              </w:rPr>
            </w:r>
            <w:r w:rsidR="00232783">
              <w:rPr>
                <w:noProof/>
                <w:webHidden/>
              </w:rPr>
              <w:fldChar w:fldCharType="separate"/>
            </w:r>
            <w:r w:rsidR="005F0F47">
              <w:rPr>
                <w:noProof/>
                <w:webHidden/>
              </w:rPr>
              <w:t>45</w:t>
            </w:r>
            <w:r w:rsidR="00232783">
              <w:rPr>
                <w:noProof/>
                <w:webHidden/>
              </w:rPr>
              <w:fldChar w:fldCharType="end"/>
            </w:r>
          </w:hyperlink>
        </w:p>
        <w:p w14:paraId="7502B5AF" w14:textId="18570561" w:rsidR="00232783" w:rsidRDefault="005D250A" w:rsidP="0090579D">
          <w:pPr>
            <w:pStyle w:val="11"/>
            <w:tabs>
              <w:tab w:val="right" w:leader="dot" w:pos="8777"/>
            </w:tabs>
            <w:ind w:left="240" w:right="240" w:firstLineChars="200" w:firstLine="480"/>
            <w:rPr>
              <w:noProof/>
              <w14:ligatures w14:val="standardContextual"/>
            </w:rPr>
          </w:pPr>
          <w:hyperlink w:anchor="_Toc184000972" w:history="1">
            <w:r>
              <w:rPr>
                <w:rStyle w:val="af0"/>
                <w:rFonts w:ascii="Times New Roman" w:eastAsia="標楷體" w:hAnsi="Times New Roman" w:cs="Times New Roman" w:hint="eastAsia"/>
                <w:b/>
                <w:noProof/>
              </w:rPr>
              <w:t>4.4.3</w:t>
            </w:r>
            <w:r w:rsidR="00232783" w:rsidRPr="00A24D59">
              <w:rPr>
                <w:rStyle w:val="af0"/>
                <w:rFonts w:ascii="Times New Roman" w:eastAsia="標楷體" w:hAnsi="Times New Roman" w:cs="Times New Roman" w:hint="eastAsia"/>
                <w:b/>
                <w:noProof/>
              </w:rPr>
              <w:t>下載對話記錄檔</w:t>
            </w:r>
            <w:r w:rsidR="00232783">
              <w:rPr>
                <w:noProof/>
                <w:webHidden/>
              </w:rPr>
              <w:tab/>
            </w:r>
            <w:r w:rsidR="00232783">
              <w:rPr>
                <w:noProof/>
                <w:webHidden/>
              </w:rPr>
              <w:fldChar w:fldCharType="begin"/>
            </w:r>
            <w:r w:rsidR="00232783">
              <w:rPr>
                <w:noProof/>
                <w:webHidden/>
              </w:rPr>
              <w:instrText xml:space="preserve"> PAGEREF _Toc184000972 \h </w:instrText>
            </w:r>
            <w:r w:rsidR="00232783">
              <w:rPr>
                <w:noProof/>
                <w:webHidden/>
              </w:rPr>
            </w:r>
            <w:r w:rsidR="00232783">
              <w:rPr>
                <w:noProof/>
                <w:webHidden/>
              </w:rPr>
              <w:fldChar w:fldCharType="separate"/>
            </w:r>
            <w:r w:rsidR="005F0F47">
              <w:rPr>
                <w:noProof/>
                <w:webHidden/>
              </w:rPr>
              <w:t>46</w:t>
            </w:r>
            <w:r w:rsidR="00232783">
              <w:rPr>
                <w:noProof/>
                <w:webHidden/>
              </w:rPr>
              <w:fldChar w:fldCharType="end"/>
            </w:r>
          </w:hyperlink>
        </w:p>
        <w:p w14:paraId="1440B52B" w14:textId="0C2336F4" w:rsidR="00E77664" w:rsidRPr="00917FE7" w:rsidRDefault="005D250A" w:rsidP="00917FE7">
          <w:pPr>
            <w:pStyle w:val="11"/>
            <w:tabs>
              <w:tab w:val="right" w:leader="dot" w:pos="8777"/>
            </w:tabs>
            <w:ind w:left="240" w:right="240"/>
            <w:rPr>
              <w:noProof/>
            </w:rPr>
          </w:pPr>
          <w:hyperlink w:anchor="_Toc184000953" w:history="1">
            <w:r>
              <w:rPr>
                <w:rStyle w:val="af0"/>
                <w:rFonts w:ascii="Times New Roman" w:eastAsia="標楷體" w:hAnsi="Times New Roman" w:cs="Times New Roman" w:hint="eastAsia"/>
                <w:b/>
                <w:noProof/>
              </w:rPr>
              <w:t>五</w:t>
            </w:r>
            <w:r w:rsidRPr="00A24D59">
              <w:rPr>
                <w:rStyle w:val="af0"/>
                <w:rFonts w:ascii="Times New Roman" w:eastAsia="標楷體" w:hAnsi="Times New Roman" w:cs="Times New Roman" w:hint="eastAsia"/>
                <w:b/>
                <w:noProof/>
              </w:rPr>
              <w:t>、</w:t>
            </w:r>
            <w:r w:rsidR="00EA1498">
              <w:rPr>
                <w:rStyle w:val="af0"/>
                <w:rFonts w:ascii="Times New Roman" w:eastAsia="標楷體" w:hAnsi="Times New Roman" w:cs="Times New Roman" w:hint="eastAsia"/>
                <w:b/>
                <w:noProof/>
              </w:rPr>
              <w:t>系統流程圖</w:t>
            </w:r>
            <w:r>
              <w:rPr>
                <w:noProof/>
                <w:webHidden/>
              </w:rPr>
              <w:tab/>
            </w:r>
            <w:r w:rsidR="00917FE7">
              <w:rPr>
                <w:rFonts w:hint="eastAsia"/>
                <w:noProof/>
                <w:webHidden/>
              </w:rPr>
              <w:t>47</w:t>
            </w:r>
          </w:hyperlink>
        </w:p>
        <w:p w14:paraId="1172F0BD" w14:textId="1709DF5C" w:rsidR="00E77664" w:rsidRDefault="00E77664">
          <w:pPr>
            <w:pStyle w:val="11"/>
            <w:tabs>
              <w:tab w:val="right" w:leader="dot" w:pos="8777"/>
            </w:tabs>
            <w:ind w:left="240" w:right="240"/>
            <w:rPr>
              <w:noProof/>
              <w14:ligatures w14:val="standardContextual"/>
            </w:rPr>
          </w:pPr>
          <w:hyperlink w:anchor="_Toc184000975" w:history="1">
            <w:r w:rsidRPr="00A24D59">
              <w:rPr>
                <w:rStyle w:val="af0"/>
                <w:rFonts w:ascii="Times New Roman" w:eastAsia="標楷體" w:hAnsi="Times New Roman" w:cs="Times New Roman" w:hint="eastAsia"/>
                <w:b/>
                <w:noProof/>
              </w:rPr>
              <w:t>六、</w:t>
            </w:r>
            <w:r w:rsidRPr="00A24D59">
              <w:rPr>
                <w:rStyle w:val="af0"/>
                <w:rFonts w:ascii="Times New Roman" w:eastAsia="標楷體" w:hAnsi="Times New Roman" w:cs="Times New Roman" w:hint="eastAsia"/>
                <w:b/>
                <w:noProof/>
              </w:rPr>
              <w:t xml:space="preserve"> </w:t>
            </w:r>
            <w:r w:rsidRPr="00A24D59">
              <w:rPr>
                <w:rStyle w:val="af0"/>
                <w:rFonts w:ascii="Times New Roman" w:eastAsia="標楷體" w:hAnsi="Times New Roman" w:cs="Times New Roman" w:hint="eastAsia"/>
                <w:b/>
                <w:noProof/>
              </w:rPr>
              <w:t>需求追朔</w:t>
            </w:r>
            <w:r>
              <w:rPr>
                <w:noProof/>
                <w:webHidden/>
              </w:rPr>
              <w:tab/>
            </w:r>
            <w:r>
              <w:rPr>
                <w:noProof/>
                <w:webHidden/>
              </w:rPr>
              <w:fldChar w:fldCharType="begin"/>
            </w:r>
            <w:r>
              <w:rPr>
                <w:noProof/>
                <w:webHidden/>
              </w:rPr>
              <w:instrText xml:space="preserve"> PAGEREF _Toc184000975 \h </w:instrText>
            </w:r>
            <w:r>
              <w:rPr>
                <w:noProof/>
                <w:webHidden/>
              </w:rPr>
            </w:r>
            <w:r>
              <w:rPr>
                <w:noProof/>
                <w:webHidden/>
              </w:rPr>
              <w:fldChar w:fldCharType="separate"/>
            </w:r>
            <w:r w:rsidR="005F0F47">
              <w:rPr>
                <w:noProof/>
                <w:webHidden/>
              </w:rPr>
              <w:t>54</w:t>
            </w:r>
            <w:r>
              <w:rPr>
                <w:noProof/>
                <w:webHidden/>
              </w:rPr>
              <w:fldChar w:fldCharType="end"/>
            </w:r>
          </w:hyperlink>
          <w:r w:rsidR="00917FE7">
            <w:rPr>
              <w:rFonts w:hint="eastAsia"/>
              <w:noProof/>
            </w:rPr>
            <w:t>4</w:t>
          </w:r>
        </w:p>
        <w:p w14:paraId="2F312253" w14:textId="753AE33E" w:rsidR="003B5BE8" w:rsidRDefault="003B5BE8">
          <w:r>
            <w:rPr>
              <w:b/>
              <w:bCs/>
              <w:lang w:val="zh-TW"/>
            </w:rPr>
            <w:fldChar w:fldCharType="end"/>
          </w:r>
        </w:p>
      </w:sdtContent>
    </w:sdt>
    <w:p w14:paraId="2AAB7199" w14:textId="28FF6BC7" w:rsidR="00223C04" w:rsidRDefault="00223C04" w:rsidP="00DF17D5">
      <w:pPr>
        <w:rPr>
          <w:rFonts w:ascii="Times New Roman" w:eastAsia="標楷體" w:hAnsi="Times New Roman" w:cs="Times New Roman"/>
        </w:rPr>
      </w:pPr>
    </w:p>
    <w:p w14:paraId="0C64C112" w14:textId="62CFA3A5" w:rsidR="00D05770" w:rsidRDefault="00223C04" w:rsidP="00223C04">
      <w:pPr>
        <w:widowControl/>
        <w:rPr>
          <w:rFonts w:ascii="Times New Roman" w:eastAsia="標楷體" w:hAnsi="Times New Roman" w:cs="Times New Roman"/>
        </w:rPr>
      </w:pPr>
      <w:r>
        <w:rPr>
          <w:rFonts w:ascii="Times New Roman" w:eastAsia="標楷體" w:hAnsi="Times New Roman" w:cs="Times New Roman"/>
        </w:rPr>
        <w:br w:type="page"/>
      </w:r>
    </w:p>
    <w:p w14:paraId="60C75F4C" w14:textId="0124877C" w:rsidR="00FC0CD4" w:rsidRPr="00960A35" w:rsidRDefault="00FC0CD4" w:rsidP="00FC0CD4">
      <w:pPr>
        <w:jc w:val="center"/>
        <w:rPr>
          <w:rFonts w:ascii="Times New Roman" w:eastAsia="標楷體" w:hAnsi="Times New Roman"/>
          <w:b/>
          <w:sz w:val="36"/>
          <w:szCs w:val="36"/>
        </w:rPr>
      </w:pPr>
      <w:r w:rsidRPr="00960A35">
        <w:rPr>
          <w:rFonts w:ascii="Times New Roman" w:eastAsia="標楷體" w:hAnsi="Times New Roman" w:hint="eastAsia"/>
          <w:b/>
          <w:sz w:val="36"/>
          <w:szCs w:val="36"/>
        </w:rPr>
        <w:lastRenderedPageBreak/>
        <w:t>圖目錄</w:t>
      </w:r>
    </w:p>
    <w:p w14:paraId="04CD3D40" w14:textId="61BFE8D8" w:rsidR="2C491E4A" w:rsidRDefault="2C491E4A" w:rsidP="003E14E6">
      <w:pPr>
        <w:pStyle w:val="11"/>
        <w:tabs>
          <w:tab w:val="right" w:leader="dot" w:pos="8777"/>
        </w:tabs>
        <w:spacing w:before="120" w:after="120"/>
        <w:ind w:left="240" w:right="240"/>
      </w:pPr>
      <w:r w:rsidRPr="003E14E6">
        <w:t>圖</w:t>
      </w:r>
      <w:r w:rsidRPr="003E14E6">
        <w:t>3.1</w:t>
      </w:r>
      <w:r w:rsidRPr="003E14E6">
        <w:t>穀寶</w:t>
      </w:r>
      <w:r w:rsidRPr="003E14E6">
        <w:t>-</w:t>
      </w:r>
      <w:r w:rsidRPr="003E14E6">
        <w:t>智能保險存股建議平台系統架構圖</w:t>
      </w:r>
      <w:r>
        <w:tab/>
      </w:r>
      <w:r w:rsidRPr="003E14E6">
        <w:t>14</w:t>
      </w:r>
    </w:p>
    <w:p w14:paraId="0C0E9997" w14:textId="11F60118" w:rsidR="003E14E6" w:rsidRPr="003E14E6" w:rsidRDefault="00232D83" w:rsidP="003E14E6">
      <w:pPr>
        <w:pStyle w:val="11"/>
        <w:tabs>
          <w:tab w:val="right" w:leader="dot" w:pos="8777"/>
        </w:tabs>
        <w:spacing w:before="120" w:after="120"/>
        <w:ind w:left="240" w:right="240"/>
      </w:pPr>
      <w:ins w:id="2" w:author="Microsoft Word" w:date="2024-12-02T03:44:00Z">
        <w:r w:rsidRPr="003E14E6">
          <w:t>圖</w:t>
        </w:r>
        <w:r w:rsidRPr="003E14E6">
          <w:t>3.2</w:t>
        </w:r>
        <w:r w:rsidRPr="003E14E6">
          <w:t>保單輸入系統架構圖</w:t>
        </w:r>
        <w:r>
          <w:tab/>
        </w:r>
        <w:r w:rsidRPr="003E14E6">
          <w:t>14</w:t>
        </w:r>
      </w:ins>
    </w:p>
    <w:p w14:paraId="13F17E17" w14:textId="228F8E10" w:rsidR="2C491E4A" w:rsidRPr="003E14E6" w:rsidRDefault="2C491E4A" w:rsidP="003E14E6">
      <w:pPr>
        <w:pStyle w:val="11"/>
        <w:tabs>
          <w:tab w:val="right" w:leader="dot" w:pos="8777"/>
        </w:tabs>
        <w:spacing w:before="120" w:after="120"/>
        <w:ind w:left="240" w:right="240"/>
      </w:pPr>
      <w:hyperlink r:id="rId8" w:anchor="_Toc184000918">
        <w:r w:rsidRPr="003E14E6">
          <w:t>圖</w:t>
        </w:r>
        <w:r w:rsidRPr="003E14E6">
          <w:t>3.3</w:t>
        </w:r>
        <w:r w:rsidRPr="003E14E6">
          <w:t>保單資料輸入功能架構圖</w:t>
        </w:r>
        <w:r w:rsidRPr="001152A8">
          <w:tab/>
        </w:r>
        <w:r w:rsidRPr="003E14E6">
          <w:t>15</w:t>
        </w:r>
      </w:hyperlink>
    </w:p>
    <w:p w14:paraId="07254906" w14:textId="2E97A345" w:rsidR="2C491E4A" w:rsidRPr="003E14E6" w:rsidRDefault="2C491E4A" w:rsidP="003E14E6">
      <w:pPr>
        <w:pStyle w:val="11"/>
        <w:tabs>
          <w:tab w:val="right" w:leader="dot" w:pos="8777"/>
        </w:tabs>
        <w:spacing w:before="120" w:after="120"/>
        <w:ind w:left="240" w:right="240"/>
      </w:pPr>
      <w:hyperlink r:id="rId9" w:anchor="_Toc184000919">
        <w:r w:rsidRPr="003E14E6">
          <w:t>圖</w:t>
        </w:r>
        <w:r w:rsidRPr="003E14E6">
          <w:t>3.4</w:t>
        </w:r>
        <w:r w:rsidRPr="003E14E6">
          <w:t>保單列表功能架構圖</w:t>
        </w:r>
        <w:r w:rsidRPr="001152A8">
          <w:tab/>
        </w:r>
        <w:r w:rsidRPr="003E14E6">
          <w:t>15</w:t>
        </w:r>
      </w:hyperlink>
    </w:p>
    <w:p w14:paraId="137AF321" w14:textId="0428184D" w:rsidR="2C491E4A" w:rsidRPr="003E14E6" w:rsidRDefault="2C491E4A" w:rsidP="003E14E6">
      <w:pPr>
        <w:pStyle w:val="11"/>
        <w:tabs>
          <w:tab w:val="right" w:leader="dot" w:pos="8777"/>
        </w:tabs>
        <w:spacing w:before="120" w:after="120"/>
        <w:ind w:left="240" w:right="240"/>
      </w:pPr>
      <w:hyperlink r:id="rId10" w:anchor="_Toc184000920">
        <w:r w:rsidRPr="003E14E6">
          <w:t>圖</w:t>
        </w:r>
        <w:r w:rsidRPr="003E14E6">
          <w:t>3.5</w:t>
        </w:r>
        <w:r w:rsidRPr="003E14E6">
          <w:t>編輯保單功能架構圖</w:t>
        </w:r>
        <w:r w:rsidRPr="001152A8">
          <w:tab/>
        </w:r>
        <w:r w:rsidRPr="003E14E6">
          <w:t>16</w:t>
        </w:r>
      </w:hyperlink>
    </w:p>
    <w:p w14:paraId="08075EEC" w14:textId="2D3AAB76" w:rsidR="2C491E4A" w:rsidRPr="003E14E6" w:rsidRDefault="2C491E4A" w:rsidP="003E14E6">
      <w:pPr>
        <w:pStyle w:val="11"/>
        <w:tabs>
          <w:tab w:val="right" w:leader="dot" w:pos="8777"/>
        </w:tabs>
        <w:spacing w:before="120" w:after="120"/>
        <w:ind w:left="240" w:right="240"/>
      </w:pPr>
      <w:hyperlink r:id="rId11" w:anchor="_Toc184000921">
        <w:r w:rsidRPr="003E14E6">
          <w:t>圖</w:t>
        </w:r>
        <w:r w:rsidRPr="003E14E6">
          <w:t>3.6</w:t>
        </w:r>
        <w:r w:rsidRPr="003E14E6">
          <w:t>股票管理系統架構圖</w:t>
        </w:r>
        <w:r w:rsidRPr="001152A8">
          <w:tab/>
        </w:r>
        <w:r w:rsidRPr="003E14E6">
          <w:t>16</w:t>
        </w:r>
      </w:hyperlink>
    </w:p>
    <w:p w14:paraId="29DC2CDF" w14:textId="44D2DC28" w:rsidR="2C491E4A" w:rsidRPr="003E14E6" w:rsidRDefault="2C491E4A" w:rsidP="003E14E6">
      <w:pPr>
        <w:pStyle w:val="11"/>
        <w:tabs>
          <w:tab w:val="right" w:leader="dot" w:pos="8777"/>
        </w:tabs>
        <w:spacing w:before="120" w:after="120"/>
        <w:ind w:left="240" w:right="240"/>
      </w:pPr>
      <w:hyperlink r:id="rId12" w:anchor="_Toc184000922">
        <w:r w:rsidRPr="003E14E6">
          <w:t>圖</w:t>
        </w:r>
        <w:r w:rsidRPr="003E14E6">
          <w:t>3.7</w:t>
        </w:r>
        <w:r w:rsidRPr="003E14E6">
          <w:t>股票資料輸入功能架構圖</w:t>
        </w:r>
        <w:r w:rsidRPr="001152A8">
          <w:tab/>
        </w:r>
        <w:r w:rsidRPr="003E14E6">
          <w:t>17</w:t>
        </w:r>
      </w:hyperlink>
    </w:p>
    <w:p w14:paraId="300B3D70" w14:textId="712B53EA" w:rsidR="2C491E4A" w:rsidRPr="003E14E6" w:rsidRDefault="2C491E4A" w:rsidP="003E14E6">
      <w:pPr>
        <w:pStyle w:val="11"/>
        <w:tabs>
          <w:tab w:val="right" w:leader="dot" w:pos="8777"/>
        </w:tabs>
        <w:spacing w:before="120" w:after="120"/>
        <w:ind w:left="240" w:right="240"/>
      </w:pPr>
      <w:hyperlink r:id="rId13" w:anchor="_Toc184000923">
        <w:r w:rsidRPr="003E14E6">
          <w:t>圖</w:t>
        </w:r>
        <w:r w:rsidRPr="003E14E6">
          <w:t>3.8</w:t>
        </w:r>
        <w:r w:rsidRPr="003E14E6">
          <w:t>提交資料功能架構圖</w:t>
        </w:r>
        <w:r w:rsidRPr="001152A8">
          <w:tab/>
        </w:r>
        <w:r w:rsidRPr="003E14E6">
          <w:t>17</w:t>
        </w:r>
      </w:hyperlink>
    </w:p>
    <w:p w14:paraId="7B7DBF29" w14:textId="57A4C66F" w:rsidR="2C491E4A" w:rsidRPr="003E14E6" w:rsidRDefault="2C491E4A" w:rsidP="003E14E6">
      <w:pPr>
        <w:pStyle w:val="11"/>
        <w:tabs>
          <w:tab w:val="right" w:leader="dot" w:pos="8777"/>
        </w:tabs>
        <w:spacing w:before="120" w:after="120"/>
        <w:ind w:left="240" w:right="240"/>
      </w:pPr>
      <w:hyperlink r:id="rId14" w:anchor="_Toc184000924">
        <w:r w:rsidRPr="003E14E6">
          <w:t>圖</w:t>
        </w:r>
        <w:r w:rsidRPr="003E14E6">
          <w:t>3.9</w:t>
        </w:r>
        <w:r w:rsidRPr="003E14E6">
          <w:t>股票資料檢視功能架構圖</w:t>
        </w:r>
        <w:r w:rsidRPr="001152A8">
          <w:tab/>
        </w:r>
        <w:r w:rsidRPr="003E14E6">
          <w:t>18</w:t>
        </w:r>
      </w:hyperlink>
    </w:p>
    <w:p w14:paraId="6B84D9C8" w14:textId="6569DDCB" w:rsidR="2C491E4A" w:rsidRPr="003E14E6" w:rsidRDefault="2C491E4A" w:rsidP="003E14E6">
      <w:pPr>
        <w:pStyle w:val="11"/>
        <w:tabs>
          <w:tab w:val="right" w:leader="dot" w:pos="8777"/>
        </w:tabs>
        <w:spacing w:before="120" w:after="120"/>
        <w:ind w:left="240" w:right="240"/>
      </w:pPr>
      <w:hyperlink r:id="rId15" w:anchor="_Toc184000925">
        <w:r w:rsidRPr="003E14E6">
          <w:t>圖</w:t>
        </w:r>
        <w:r w:rsidRPr="003E14E6">
          <w:t>3.10</w:t>
        </w:r>
        <w:r w:rsidRPr="003E14E6">
          <w:t>股票統計資訊功能架構圖</w:t>
        </w:r>
        <w:r w:rsidRPr="001152A8">
          <w:tab/>
        </w:r>
        <w:r w:rsidRPr="003E14E6">
          <w:t>18</w:t>
        </w:r>
      </w:hyperlink>
    </w:p>
    <w:p w14:paraId="35949CB2" w14:textId="11ED01E2" w:rsidR="2C491E4A" w:rsidRPr="003E14E6" w:rsidRDefault="2C491E4A" w:rsidP="003E14E6">
      <w:pPr>
        <w:pStyle w:val="11"/>
        <w:tabs>
          <w:tab w:val="right" w:leader="dot" w:pos="8777"/>
        </w:tabs>
        <w:spacing w:before="120" w:after="120"/>
        <w:ind w:left="240" w:right="240"/>
      </w:pPr>
      <w:hyperlink r:id="rId16" w:anchor="_Toc184000926">
        <w:r w:rsidRPr="003E14E6">
          <w:t>圖</w:t>
        </w:r>
        <w:r w:rsidRPr="003E14E6">
          <w:t>3.11</w:t>
        </w:r>
        <w:r w:rsidRPr="003E14E6">
          <w:t>穀寶查詢系統架構圖</w:t>
        </w:r>
        <w:r w:rsidRPr="001152A8">
          <w:tab/>
        </w:r>
        <w:r w:rsidRPr="003E14E6">
          <w:t>19</w:t>
        </w:r>
      </w:hyperlink>
    </w:p>
    <w:p w14:paraId="1D7B66CD" w14:textId="3A875F91" w:rsidR="2C491E4A" w:rsidRPr="003E14E6" w:rsidRDefault="2C491E4A" w:rsidP="003E14E6">
      <w:pPr>
        <w:pStyle w:val="11"/>
        <w:tabs>
          <w:tab w:val="right" w:leader="dot" w:pos="8777"/>
        </w:tabs>
        <w:spacing w:before="120" w:after="120"/>
        <w:ind w:left="240" w:right="240"/>
      </w:pPr>
      <w:hyperlink r:id="rId17" w:anchor="_Toc184000927">
        <w:r w:rsidRPr="003E14E6">
          <w:t>圖</w:t>
        </w:r>
        <w:r w:rsidRPr="003E14E6">
          <w:t>3.12</w:t>
        </w:r>
        <w:r w:rsidRPr="003E14E6">
          <w:t>查詢系統功能架構圖</w:t>
        </w:r>
        <w:r w:rsidRPr="001152A8">
          <w:tab/>
        </w:r>
        <w:r w:rsidRPr="003E14E6">
          <w:t>19</w:t>
        </w:r>
      </w:hyperlink>
    </w:p>
    <w:p w14:paraId="6D4D04C2" w14:textId="70DCB88E" w:rsidR="2C491E4A" w:rsidRPr="003E14E6" w:rsidRDefault="2C491E4A" w:rsidP="003E14E6">
      <w:pPr>
        <w:pStyle w:val="11"/>
        <w:tabs>
          <w:tab w:val="right" w:leader="dot" w:pos="8777"/>
        </w:tabs>
        <w:spacing w:before="120" w:after="120"/>
        <w:ind w:left="240" w:right="240"/>
      </w:pPr>
      <w:hyperlink r:id="rId18" w:anchor="_Toc184000928">
        <w:r w:rsidRPr="003E14E6">
          <w:t>圖</w:t>
        </w:r>
        <w:r w:rsidRPr="003E14E6">
          <w:t>3.13</w:t>
        </w:r>
        <w:r w:rsidRPr="003E14E6">
          <w:t>儲存對話紀錄功能架構圖</w:t>
        </w:r>
        <w:r w:rsidRPr="001152A8">
          <w:tab/>
        </w:r>
        <w:r w:rsidRPr="003E14E6">
          <w:t>20</w:t>
        </w:r>
      </w:hyperlink>
    </w:p>
    <w:p w14:paraId="5AB1391D" w14:textId="0D715D60" w:rsidR="2C491E4A" w:rsidRPr="003E14E6" w:rsidRDefault="5DA037EF" w:rsidP="003E14E6">
      <w:pPr>
        <w:pStyle w:val="11"/>
        <w:tabs>
          <w:tab w:val="right" w:leader="dot" w:pos="8777"/>
        </w:tabs>
        <w:spacing w:before="120" w:after="120"/>
        <w:ind w:left="240" w:right="240"/>
      </w:pPr>
      <w:r>
        <w:t>圖</w:t>
      </w:r>
      <w:r>
        <w:t>3.14</w:t>
      </w:r>
      <w:r>
        <w:t>下載對話紀錄功能架構圖</w:t>
      </w:r>
      <w:r w:rsidR="2C491E4A">
        <w:tab/>
      </w:r>
      <w:r>
        <w:t>20</w:t>
      </w:r>
    </w:p>
    <w:p w14:paraId="258C99D8" w14:textId="76404BF2" w:rsidR="2C491E4A" w:rsidRPr="003E14E6" w:rsidRDefault="2C491E4A" w:rsidP="003E14E6">
      <w:pPr>
        <w:pStyle w:val="11"/>
        <w:tabs>
          <w:tab w:val="right" w:leader="dot" w:pos="8777"/>
        </w:tabs>
        <w:spacing w:before="120" w:after="120"/>
        <w:ind w:left="240" w:right="240"/>
      </w:pPr>
      <w:hyperlink r:id="rId19" w:anchor="_Toc184000932">
        <w:r w:rsidRPr="003E14E6">
          <w:t>圖</w:t>
        </w:r>
        <w:r w:rsidRPr="003E14E6">
          <w:t>3.</w:t>
        </w:r>
        <w:r w:rsidR="00B94DF1">
          <w:rPr>
            <w:rFonts w:hint="eastAsia"/>
          </w:rPr>
          <w:t>15</w:t>
        </w:r>
        <w:r w:rsidRPr="003E14E6">
          <w:t>保單輸入介面</w:t>
        </w:r>
        <w:r w:rsidRPr="001152A8">
          <w:tab/>
        </w:r>
        <w:r w:rsidRPr="003E14E6">
          <w:t>22</w:t>
        </w:r>
      </w:hyperlink>
    </w:p>
    <w:p w14:paraId="287DA0C4" w14:textId="11564D7C" w:rsidR="2C491E4A" w:rsidRPr="003E14E6" w:rsidRDefault="2C491E4A" w:rsidP="003E14E6">
      <w:pPr>
        <w:pStyle w:val="11"/>
        <w:tabs>
          <w:tab w:val="right" w:leader="dot" w:pos="8777"/>
        </w:tabs>
        <w:spacing w:before="120" w:after="120"/>
        <w:ind w:left="240" w:right="240"/>
      </w:pPr>
      <w:hyperlink r:id="rId20" w:anchor="_Toc184000934">
        <w:r w:rsidRPr="003E14E6">
          <w:t>圖</w:t>
        </w:r>
        <w:r w:rsidRPr="003E14E6">
          <w:t>3.</w:t>
        </w:r>
        <w:r w:rsidR="00B94DF1">
          <w:rPr>
            <w:rFonts w:hint="eastAsia"/>
          </w:rPr>
          <w:t>16</w:t>
        </w:r>
        <w:r w:rsidRPr="003E14E6">
          <w:t>保單列表</w:t>
        </w:r>
        <w:r w:rsidRPr="001152A8">
          <w:tab/>
        </w:r>
        <w:r w:rsidRPr="003E14E6">
          <w:t>23</w:t>
        </w:r>
      </w:hyperlink>
    </w:p>
    <w:p w14:paraId="7670358D" w14:textId="7B5786BE" w:rsidR="2C491E4A" w:rsidRPr="003E14E6" w:rsidRDefault="2C491E4A" w:rsidP="003E14E6">
      <w:pPr>
        <w:pStyle w:val="11"/>
        <w:tabs>
          <w:tab w:val="right" w:leader="dot" w:pos="8777"/>
        </w:tabs>
        <w:spacing w:before="120" w:after="120"/>
        <w:ind w:left="240" w:right="240"/>
      </w:pPr>
      <w:hyperlink r:id="rId21" w:anchor="_Toc184000936">
        <w:r w:rsidRPr="003E14E6">
          <w:t>圖</w:t>
        </w:r>
        <w:r w:rsidRPr="003E14E6">
          <w:t>3.</w:t>
        </w:r>
        <w:r w:rsidR="000C3E6B">
          <w:rPr>
            <w:rFonts w:hint="eastAsia"/>
          </w:rPr>
          <w:t>17</w:t>
        </w:r>
        <w:r w:rsidRPr="003E14E6">
          <w:t>編輯保單</w:t>
        </w:r>
        <w:r w:rsidRPr="001152A8">
          <w:tab/>
        </w:r>
        <w:r w:rsidRPr="003E14E6">
          <w:t>24</w:t>
        </w:r>
      </w:hyperlink>
    </w:p>
    <w:p w14:paraId="7787820D" w14:textId="4137581F" w:rsidR="2C491E4A" w:rsidRPr="003E14E6" w:rsidRDefault="2C491E4A" w:rsidP="003E14E6">
      <w:pPr>
        <w:pStyle w:val="11"/>
        <w:tabs>
          <w:tab w:val="right" w:leader="dot" w:pos="8777"/>
        </w:tabs>
        <w:spacing w:before="120" w:after="120"/>
        <w:ind w:left="240" w:right="240"/>
      </w:pPr>
      <w:hyperlink r:id="rId22" w:anchor="_Toc184000938">
        <w:r w:rsidRPr="003E14E6">
          <w:t>圖</w:t>
        </w:r>
        <w:r w:rsidRPr="003E14E6">
          <w:t>3.</w:t>
        </w:r>
        <w:r w:rsidR="000C3E6B">
          <w:rPr>
            <w:rFonts w:hint="eastAsia"/>
          </w:rPr>
          <w:t>18</w:t>
        </w:r>
        <w:r w:rsidRPr="003E14E6">
          <w:t>股票資料輸入</w:t>
        </w:r>
        <w:r w:rsidRPr="001152A8">
          <w:tab/>
        </w:r>
        <w:r w:rsidRPr="003E14E6">
          <w:t>26</w:t>
        </w:r>
      </w:hyperlink>
    </w:p>
    <w:p w14:paraId="1E0A18A0" w14:textId="56BC757A" w:rsidR="2C491E4A" w:rsidRPr="003E14E6" w:rsidRDefault="2C491E4A" w:rsidP="003E14E6">
      <w:pPr>
        <w:pStyle w:val="11"/>
        <w:tabs>
          <w:tab w:val="right" w:leader="dot" w:pos="8777"/>
        </w:tabs>
        <w:spacing w:before="120" w:after="120"/>
        <w:ind w:left="240" w:right="240"/>
      </w:pPr>
      <w:hyperlink r:id="rId23" w:anchor="_Toc184000940">
        <w:r w:rsidRPr="003E14E6">
          <w:t>圖</w:t>
        </w:r>
        <w:r w:rsidRPr="003E14E6">
          <w:t>3.</w:t>
        </w:r>
        <w:r w:rsidR="000C3E6B">
          <w:rPr>
            <w:rFonts w:hint="eastAsia"/>
          </w:rPr>
          <w:t>19</w:t>
        </w:r>
        <w:r w:rsidRPr="003E14E6">
          <w:t>提交資料</w:t>
        </w:r>
        <w:r w:rsidRPr="001152A8">
          <w:tab/>
        </w:r>
        <w:r w:rsidRPr="003E14E6">
          <w:t>27</w:t>
        </w:r>
      </w:hyperlink>
    </w:p>
    <w:p w14:paraId="6833CD64" w14:textId="573AF770" w:rsidR="2C491E4A" w:rsidRPr="003E14E6" w:rsidRDefault="2C491E4A" w:rsidP="003E14E6">
      <w:pPr>
        <w:pStyle w:val="11"/>
        <w:tabs>
          <w:tab w:val="right" w:leader="dot" w:pos="8777"/>
        </w:tabs>
        <w:spacing w:before="120" w:after="120"/>
        <w:ind w:left="240" w:right="240"/>
      </w:pPr>
      <w:hyperlink r:id="rId24" w:anchor="_Toc184000942">
        <w:r w:rsidRPr="003E14E6">
          <w:t>圖</w:t>
        </w:r>
        <w:r w:rsidRPr="003E14E6">
          <w:t>3.</w:t>
        </w:r>
        <w:r w:rsidR="000C3E6B">
          <w:rPr>
            <w:rFonts w:hint="eastAsia"/>
          </w:rPr>
          <w:t>20</w:t>
        </w:r>
        <w:r w:rsidRPr="003E14E6">
          <w:t>查看所有資料</w:t>
        </w:r>
        <w:r w:rsidRPr="001152A8">
          <w:tab/>
        </w:r>
        <w:r w:rsidRPr="003E14E6">
          <w:t>28</w:t>
        </w:r>
      </w:hyperlink>
    </w:p>
    <w:p w14:paraId="54338C17" w14:textId="4B122082" w:rsidR="2C491E4A" w:rsidRPr="003E14E6" w:rsidRDefault="2C491E4A" w:rsidP="003E14E6">
      <w:pPr>
        <w:pStyle w:val="11"/>
        <w:tabs>
          <w:tab w:val="right" w:leader="dot" w:pos="8777"/>
        </w:tabs>
        <w:spacing w:before="120" w:after="120"/>
        <w:ind w:left="240" w:right="240"/>
      </w:pPr>
      <w:hyperlink r:id="rId25" w:anchor="_Toc184000944">
        <w:r w:rsidRPr="003E14E6">
          <w:t>圖</w:t>
        </w:r>
        <w:r w:rsidRPr="003E14E6">
          <w:t>3.</w:t>
        </w:r>
        <w:r w:rsidR="002B750C">
          <w:rPr>
            <w:rFonts w:hint="eastAsia"/>
          </w:rPr>
          <w:t>21</w:t>
        </w:r>
        <w:r w:rsidRPr="003E14E6">
          <w:t>查看統計資訊</w:t>
        </w:r>
        <w:r w:rsidRPr="001152A8">
          <w:tab/>
        </w:r>
        <w:r w:rsidRPr="003E14E6">
          <w:t>29</w:t>
        </w:r>
      </w:hyperlink>
    </w:p>
    <w:p w14:paraId="42DCACF1" w14:textId="18654D78" w:rsidR="2C491E4A" w:rsidRPr="003E14E6" w:rsidRDefault="2C491E4A" w:rsidP="003E14E6">
      <w:pPr>
        <w:pStyle w:val="11"/>
        <w:tabs>
          <w:tab w:val="right" w:leader="dot" w:pos="8777"/>
        </w:tabs>
        <w:spacing w:before="120" w:after="120"/>
        <w:ind w:left="240" w:right="240"/>
      </w:pPr>
      <w:hyperlink r:id="rId26" w:anchor="_Toc184000946">
        <w:r w:rsidRPr="003E14E6">
          <w:t>圖</w:t>
        </w:r>
        <w:r w:rsidRPr="003E14E6">
          <w:t>3.</w:t>
        </w:r>
        <w:r w:rsidR="002B750C">
          <w:rPr>
            <w:rFonts w:hint="eastAsia"/>
          </w:rPr>
          <w:t>22</w:t>
        </w:r>
        <w:r w:rsidRPr="003E14E6">
          <w:t>穀寶查詢系統</w:t>
        </w:r>
        <w:r w:rsidRPr="001152A8">
          <w:tab/>
        </w:r>
        <w:r w:rsidRPr="003E14E6">
          <w:t>30</w:t>
        </w:r>
      </w:hyperlink>
    </w:p>
    <w:p w14:paraId="08591FC5" w14:textId="21717A17" w:rsidR="2C491E4A" w:rsidRPr="003E14E6" w:rsidRDefault="2C491E4A" w:rsidP="003E14E6">
      <w:pPr>
        <w:pStyle w:val="11"/>
        <w:tabs>
          <w:tab w:val="right" w:leader="dot" w:pos="8777"/>
        </w:tabs>
        <w:spacing w:before="120" w:after="120"/>
        <w:ind w:left="240" w:right="240"/>
      </w:pPr>
      <w:hyperlink r:id="rId27" w:anchor="_Toc184000948">
        <w:r w:rsidRPr="003E14E6">
          <w:t>圖</w:t>
        </w:r>
        <w:r w:rsidRPr="003E14E6">
          <w:t>3.</w:t>
        </w:r>
        <w:r w:rsidR="002B750C">
          <w:rPr>
            <w:rFonts w:hint="eastAsia"/>
          </w:rPr>
          <w:t>23</w:t>
        </w:r>
        <w:r w:rsidRPr="003E14E6">
          <w:t>儲存對話紀錄</w:t>
        </w:r>
        <w:r w:rsidRPr="001152A8">
          <w:tab/>
        </w:r>
        <w:r w:rsidRPr="003E14E6">
          <w:t>31</w:t>
        </w:r>
      </w:hyperlink>
    </w:p>
    <w:p w14:paraId="04D29F07" w14:textId="3F87D0A9" w:rsidR="2C491E4A" w:rsidRPr="003E14E6" w:rsidRDefault="2C491E4A" w:rsidP="003E14E6">
      <w:pPr>
        <w:pStyle w:val="11"/>
        <w:tabs>
          <w:tab w:val="right" w:leader="dot" w:pos="8777"/>
        </w:tabs>
        <w:spacing w:before="120" w:after="120"/>
        <w:ind w:left="240" w:right="240"/>
      </w:pPr>
      <w:hyperlink r:id="rId28" w:anchor="_Toc184000950">
        <w:r w:rsidRPr="003E14E6">
          <w:t>圖</w:t>
        </w:r>
        <w:r w:rsidRPr="003E14E6">
          <w:t>3.</w:t>
        </w:r>
        <w:r w:rsidR="002B750C">
          <w:rPr>
            <w:rFonts w:hint="eastAsia"/>
          </w:rPr>
          <w:t>24</w:t>
        </w:r>
        <w:r w:rsidRPr="003E14E6">
          <w:t>顯示</w:t>
        </w:r>
        <w:r w:rsidRPr="003E14E6">
          <w:t>/</w:t>
        </w:r>
        <w:r w:rsidRPr="003E14E6">
          <w:t>隱藏歷史對話紀錄</w:t>
        </w:r>
        <w:r w:rsidRPr="001152A8">
          <w:tab/>
        </w:r>
        <w:r w:rsidRPr="003E14E6">
          <w:t>32</w:t>
        </w:r>
      </w:hyperlink>
    </w:p>
    <w:p w14:paraId="461731D5" w14:textId="28273642" w:rsidR="2C491E4A" w:rsidRDefault="2C491E4A" w:rsidP="003E14E6">
      <w:pPr>
        <w:pStyle w:val="11"/>
        <w:tabs>
          <w:tab w:val="right" w:leader="dot" w:pos="8777"/>
        </w:tabs>
        <w:spacing w:before="120" w:after="120"/>
        <w:ind w:left="240" w:right="240"/>
      </w:pPr>
      <w:hyperlink r:id="rId29" w:anchor="_Toc184000952">
        <w:r w:rsidRPr="003E14E6">
          <w:t>圖</w:t>
        </w:r>
        <w:r w:rsidRPr="003E14E6">
          <w:t>3.</w:t>
        </w:r>
        <w:r w:rsidR="00316E04">
          <w:rPr>
            <w:rFonts w:hint="eastAsia"/>
          </w:rPr>
          <w:t>25</w:t>
        </w:r>
        <w:r w:rsidRPr="003E14E6">
          <w:t>下載對話紀錄檔</w:t>
        </w:r>
        <w:r w:rsidRPr="001152A8">
          <w:tab/>
        </w:r>
        <w:r w:rsidRPr="003E14E6">
          <w:t>33</w:t>
        </w:r>
      </w:hyperlink>
    </w:p>
    <w:p w14:paraId="3C1C5084" w14:textId="242EB03C" w:rsidR="00A27F24" w:rsidRPr="003E14E6" w:rsidRDefault="00A27F24" w:rsidP="00A27F24">
      <w:pPr>
        <w:pStyle w:val="11"/>
        <w:tabs>
          <w:tab w:val="right" w:leader="dot" w:pos="8777"/>
        </w:tabs>
        <w:spacing w:before="120" w:after="120"/>
        <w:ind w:left="240" w:right="240"/>
      </w:pPr>
      <w:hyperlink r:id="rId30" w:anchor="_Toc184000956">
        <w:r w:rsidRPr="003E14E6">
          <w:t>圖</w:t>
        </w:r>
        <w:r w:rsidRPr="003E14E6">
          <w:t>4.</w:t>
        </w:r>
        <w:r>
          <w:rPr>
            <w:rFonts w:hint="eastAsia"/>
          </w:rPr>
          <w:t>1</w:t>
        </w:r>
        <w:r w:rsidR="001705F1">
          <w:rPr>
            <w:rFonts w:hint="eastAsia"/>
          </w:rPr>
          <w:t>架構</w:t>
        </w:r>
        <w:r w:rsidRPr="003E14E6">
          <w:t>流程圖</w:t>
        </w:r>
        <w:r w:rsidRPr="001152A8">
          <w:tab/>
        </w:r>
        <w:r w:rsidRPr="003E14E6">
          <w:t>3</w:t>
        </w:r>
      </w:hyperlink>
      <w:r w:rsidR="00B41B3A">
        <w:rPr>
          <w:rFonts w:hint="eastAsia"/>
        </w:rPr>
        <w:t>4</w:t>
      </w:r>
    </w:p>
    <w:p w14:paraId="5C7C03BB" w14:textId="3084E888" w:rsidR="2C491E4A" w:rsidRPr="003E14E6" w:rsidRDefault="2C491E4A" w:rsidP="003E14E6">
      <w:pPr>
        <w:pStyle w:val="11"/>
        <w:tabs>
          <w:tab w:val="right" w:leader="dot" w:pos="8777"/>
        </w:tabs>
        <w:spacing w:before="120" w:after="120"/>
        <w:ind w:left="240" w:right="240"/>
      </w:pPr>
      <w:hyperlink r:id="rId31" w:anchor="_Toc184000956">
        <w:r w:rsidRPr="003E14E6">
          <w:t>圖</w:t>
        </w:r>
        <w:r w:rsidRPr="003E14E6">
          <w:t>4.2</w:t>
        </w:r>
        <w:r w:rsidRPr="003E14E6">
          <w:t>保單輸入系統流程圖</w:t>
        </w:r>
        <w:r w:rsidRPr="001152A8">
          <w:tab/>
        </w:r>
        <w:r w:rsidRPr="003E14E6">
          <w:t>35</w:t>
        </w:r>
      </w:hyperlink>
    </w:p>
    <w:p w14:paraId="65E62EF9" w14:textId="72327A6F" w:rsidR="2C491E4A" w:rsidRPr="003E14E6" w:rsidRDefault="2C491E4A" w:rsidP="003E14E6">
      <w:pPr>
        <w:pStyle w:val="11"/>
        <w:tabs>
          <w:tab w:val="right" w:leader="dot" w:pos="8777"/>
        </w:tabs>
        <w:spacing w:before="120" w:after="120"/>
        <w:ind w:left="240" w:right="240"/>
      </w:pPr>
      <w:hyperlink r:id="rId32" w:anchor="_Toc184000958">
        <w:r w:rsidRPr="003E14E6">
          <w:t>圖</w:t>
        </w:r>
        <w:r w:rsidRPr="003E14E6">
          <w:t>4.3</w:t>
        </w:r>
        <w:r w:rsidRPr="003E14E6">
          <w:t>保單資料輸入流程圖</w:t>
        </w:r>
        <w:r w:rsidRPr="001152A8">
          <w:tab/>
        </w:r>
        <w:r w:rsidRPr="003E14E6">
          <w:t>36</w:t>
        </w:r>
      </w:hyperlink>
    </w:p>
    <w:p w14:paraId="260ED8F2" w14:textId="0F4088F7" w:rsidR="2C491E4A" w:rsidRPr="003E14E6" w:rsidRDefault="2C491E4A" w:rsidP="003E14E6">
      <w:pPr>
        <w:pStyle w:val="11"/>
        <w:tabs>
          <w:tab w:val="right" w:leader="dot" w:pos="8777"/>
        </w:tabs>
        <w:spacing w:before="120" w:after="120"/>
        <w:ind w:left="240" w:right="240"/>
      </w:pPr>
      <w:hyperlink r:id="rId33" w:anchor="_Toc184000960">
        <w:r w:rsidRPr="003E14E6">
          <w:t>圖</w:t>
        </w:r>
        <w:r w:rsidRPr="003E14E6">
          <w:t>4.4</w:t>
        </w:r>
        <w:r w:rsidRPr="003E14E6">
          <w:t>保單列表流程圖</w:t>
        </w:r>
        <w:r w:rsidRPr="001152A8">
          <w:tab/>
        </w:r>
        <w:r w:rsidRPr="003E14E6">
          <w:t>37</w:t>
        </w:r>
      </w:hyperlink>
    </w:p>
    <w:p w14:paraId="561F4296" w14:textId="361A1621" w:rsidR="2C491E4A" w:rsidRPr="003E14E6" w:rsidRDefault="2C491E4A" w:rsidP="003E14E6">
      <w:pPr>
        <w:pStyle w:val="11"/>
        <w:tabs>
          <w:tab w:val="right" w:leader="dot" w:pos="8777"/>
        </w:tabs>
        <w:spacing w:before="120" w:after="120"/>
        <w:ind w:left="240" w:right="240"/>
      </w:pPr>
      <w:hyperlink r:id="rId34" w:anchor="_Toc184000962">
        <w:r w:rsidRPr="003E14E6">
          <w:t>圖</w:t>
        </w:r>
        <w:r w:rsidRPr="003E14E6">
          <w:t>4.5</w:t>
        </w:r>
        <w:r w:rsidRPr="003E14E6">
          <w:t>編輯保單流程圖</w:t>
        </w:r>
        <w:r w:rsidRPr="001152A8">
          <w:tab/>
        </w:r>
        <w:r w:rsidRPr="003E14E6">
          <w:t>38</w:t>
        </w:r>
      </w:hyperlink>
    </w:p>
    <w:p w14:paraId="6A0554C9" w14:textId="02D6364A" w:rsidR="00463636" w:rsidRDefault="2C491E4A" w:rsidP="00463636">
      <w:pPr>
        <w:pStyle w:val="11"/>
        <w:tabs>
          <w:tab w:val="right" w:leader="dot" w:pos="8777"/>
        </w:tabs>
        <w:spacing w:before="120" w:after="120"/>
        <w:ind w:left="240" w:right="240"/>
      </w:pPr>
      <w:hyperlink r:id="rId35" w:anchor="_Toc184000964">
        <w:r w:rsidRPr="003E14E6">
          <w:t>圖</w:t>
        </w:r>
        <w:r w:rsidRPr="003E14E6">
          <w:t>4.6</w:t>
        </w:r>
        <w:r w:rsidRPr="003E14E6">
          <w:t>股票管理系統流程圖</w:t>
        </w:r>
        <w:r w:rsidRPr="001152A8">
          <w:tab/>
        </w:r>
      </w:hyperlink>
      <w:r w:rsidR="009B68E3">
        <w:rPr>
          <w:rFonts w:hint="eastAsia"/>
        </w:rPr>
        <w:t>39</w:t>
      </w:r>
    </w:p>
    <w:p w14:paraId="1058760F" w14:textId="7D4BE4B8" w:rsidR="00463636" w:rsidRDefault="00463636" w:rsidP="00463636">
      <w:pPr>
        <w:pStyle w:val="11"/>
        <w:tabs>
          <w:tab w:val="right" w:leader="dot" w:pos="8777"/>
        </w:tabs>
        <w:spacing w:before="120" w:after="120"/>
        <w:ind w:left="240" w:right="240"/>
      </w:pPr>
      <w:hyperlink r:id="rId36" w:anchor="_Toc184000964">
        <w:r w:rsidRPr="003E14E6">
          <w:t>圖</w:t>
        </w:r>
        <w:r w:rsidRPr="003E14E6">
          <w:t>4.</w:t>
        </w:r>
        <w:r w:rsidR="009B68E3">
          <w:rPr>
            <w:rFonts w:hint="eastAsia"/>
          </w:rPr>
          <w:t>7</w:t>
        </w:r>
        <w:r w:rsidRPr="003E14E6">
          <w:t>股票</w:t>
        </w:r>
        <w:r w:rsidR="009B68E3">
          <w:rPr>
            <w:rFonts w:hint="eastAsia"/>
          </w:rPr>
          <w:t>資料輸數</w:t>
        </w:r>
        <w:r w:rsidRPr="003E14E6">
          <w:t>流程圖</w:t>
        </w:r>
        <w:r w:rsidRPr="001152A8">
          <w:tab/>
        </w:r>
      </w:hyperlink>
      <w:r>
        <w:rPr>
          <w:rFonts w:hint="eastAsia"/>
        </w:rPr>
        <w:t>40</w:t>
      </w:r>
    </w:p>
    <w:p w14:paraId="293E364C" w14:textId="7486D6D7" w:rsidR="00463636" w:rsidRDefault="00463636" w:rsidP="00463636">
      <w:pPr>
        <w:pStyle w:val="11"/>
        <w:tabs>
          <w:tab w:val="right" w:leader="dot" w:pos="8777"/>
        </w:tabs>
        <w:spacing w:before="120" w:after="120"/>
        <w:ind w:left="240" w:right="240"/>
      </w:pPr>
      <w:hyperlink r:id="rId37" w:anchor="_Toc184000964">
        <w:r w:rsidRPr="003E14E6">
          <w:t>圖</w:t>
        </w:r>
        <w:r w:rsidRPr="003E14E6">
          <w:t>4.</w:t>
        </w:r>
        <w:r w:rsidR="009B68E3">
          <w:rPr>
            <w:rFonts w:hint="eastAsia"/>
          </w:rPr>
          <w:t>8</w:t>
        </w:r>
        <w:r w:rsidRPr="003E14E6">
          <w:t>股票</w:t>
        </w:r>
        <w:r w:rsidR="00173954">
          <w:rPr>
            <w:rFonts w:hint="eastAsia"/>
          </w:rPr>
          <w:t>資料檢視</w:t>
        </w:r>
        <w:r w:rsidRPr="003E14E6">
          <w:t>流程圖</w:t>
        </w:r>
        <w:r w:rsidRPr="001152A8">
          <w:tab/>
        </w:r>
      </w:hyperlink>
      <w:r>
        <w:rPr>
          <w:rFonts w:hint="eastAsia"/>
        </w:rPr>
        <w:t>4</w:t>
      </w:r>
      <w:r w:rsidR="00173954">
        <w:rPr>
          <w:rFonts w:hint="eastAsia"/>
        </w:rPr>
        <w:t>1</w:t>
      </w:r>
    </w:p>
    <w:p w14:paraId="6CF52D56" w14:textId="6948C8CC" w:rsidR="00463636" w:rsidRPr="00463636" w:rsidRDefault="00463636" w:rsidP="003E5700">
      <w:pPr>
        <w:pStyle w:val="11"/>
        <w:tabs>
          <w:tab w:val="right" w:leader="dot" w:pos="8777"/>
        </w:tabs>
        <w:spacing w:before="120" w:after="120"/>
        <w:ind w:left="240" w:right="240"/>
      </w:pPr>
      <w:hyperlink r:id="rId38" w:anchor="_Toc184000964">
        <w:r w:rsidRPr="003E14E6">
          <w:t>圖</w:t>
        </w:r>
        <w:r w:rsidRPr="003E14E6">
          <w:t>4.</w:t>
        </w:r>
        <w:r w:rsidR="00173954">
          <w:rPr>
            <w:rFonts w:hint="eastAsia"/>
          </w:rPr>
          <w:t>9</w:t>
        </w:r>
        <w:r w:rsidRPr="003E14E6">
          <w:t>股票</w:t>
        </w:r>
        <w:r w:rsidR="00173954">
          <w:rPr>
            <w:rFonts w:hint="eastAsia"/>
          </w:rPr>
          <w:t>統計資訊</w:t>
        </w:r>
        <w:r w:rsidRPr="003E14E6">
          <w:t>流程圖</w:t>
        </w:r>
        <w:r w:rsidRPr="001152A8">
          <w:tab/>
        </w:r>
      </w:hyperlink>
      <w:r>
        <w:rPr>
          <w:rFonts w:hint="eastAsia"/>
        </w:rPr>
        <w:t>4</w:t>
      </w:r>
      <w:r w:rsidR="00173954">
        <w:rPr>
          <w:rFonts w:hint="eastAsia"/>
        </w:rPr>
        <w:t>2</w:t>
      </w:r>
    </w:p>
    <w:p w14:paraId="538ABD22" w14:textId="4334C0EB" w:rsidR="2C491E4A" w:rsidRDefault="2C491E4A" w:rsidP="003E14E6">
      <w:pPr>
        <w:pStyle w:val="11"/>
        <w:tabs>
          <w:tab w:val="right" w:leader="dot" w:pos="8777"/>
        </w:tabs>
        <w:spacing w:before="120" w:after="120"/>
        <w:ind w:left="240" w:right="240"/>
        <w:rPr>
          <w:rFonts w:ascii="標楷體" w:eastAsia="標楷體" w:hAnsi="標楷體" w:cs="標楷體"/>
          <w:u w:val="single"/>
        </w:rPr>
      </w:pPr>
      <w:hyperlink r:id="rId39" w:anchor="_Toc184000969">
        <w:r w:rsidRPr="003E14E6">
          <w:t>圖</w:t>
        </w:r>
        <w:r w:rsidRPr="003E14E6">
          <w:t>4.10</w:t>
        </w:r>
        <w:r w:rsidRPr="003E14E6">
          <w:t>股票管理系統流程圖</w:t>
        </w:r>
        <w:r w:rsidRPr="001152A8">
          <w:tab/>
        </w:r>
        <w:r w:rsidRPr="003E14E6">
          <w:t>43</w:t>
        </w:r>
      </w:hyperlink>
    </w:p>
    <w:p w14:paraId="0F6E805A" w14:textId="1E6675E3" w:rsidR="003E5700" w:rsidRDefault="003E5700" w:rsidP="003E5700">
      <w:pPr>
        <w:pStyle w:val="11"/>
        <w:tabs>
          <w:tab w:val="right" w:leader="dot" w:pos="8777"/>
        </w:tabs>
        <w:spacing w:before="120" w:after="120"/>
        <w:ind w:left="240" w:right="240"/>
        <w:rPr>
          <w:rFonts w:ascii="標楷體" w:eastAsia="標楷體" w:hAnsi="標楷體" w:cs="標楷體"/>
          <w:u w:val="single"/>
        </w:rPr>
      </w:pPr>
      <w:r w:rsidRPr="003E14E6">
        <w:t>圖</w:t>
      </w:r>
      <w:r w:rsidRPr="003E14E6">
        <w:t>4.1</w:t>
      </w:r>
      <w:r>
        <w:rPr>
          <w:rFonts w:hint="eastAsia"/>
        </w:rPr>
        <w:t>1</w:t>
      </w:r>
      <w:r>
        <w:rPr>
          <w:rFonts w:hint="eastAsia"/>
        </w:rPr>
        <w:t>查詢</w:t>
      </w:r>
      <w:r w:rsidRPr="003E14E6">
        <w:t>系統流程圖</w:t>
      </w:r>
      <w:r w:rsidRPr="001152A8">
        <w:tab/>
      </w:r>
      <w:r w:rsidRPr="003E14E6">
        <w:t>4</w:t>
      </w:r>
      <w:r>
        <w:rPr>
          <w:rFonts w:hint="eastAsia"/>
        </w:rPr>
        <w:t>4</w:t>
      </w:r>
    </w:p>
    <w:p w14:paraId="070DCFC6" w14:textId="401E13E3" w:rsidR="003E5700" w:rsidRDefault="003E5700" w:rsidP="003E5700">
      <w:pPr>
        <w:pStyle w:val="11"/>
        <w:tabs>
          <w:tab w:val="right" w:leader="dot" w:pos="8777"/>
        </w:tabs>
        <w:spacing w:before="120" w:after="120"/>
        <w:ind w:left="240" w:right="240"/>
        <w:rPr>
          <w:rFonts w:ascii="標楷體" w:eastAsia="標楷體" w:hAnsi="標楷體" w:cs="標楷體"/>
          <w:u w:val="single"/>
        </w:rPr>
      </w:pPr>
      <w:hyperlink r:id="rId40" w:anchor="_Toc184000969">
        <w:r w:rsidRPr="003E14E6">
          <w:t>圖</w:t>
        </w:r>
        <w:r w:rsidRPr="003E14E6">
          <w:t>4.1</w:t>
        </w:r>
        <w:r w:rsidR="00793041">
          <w:rPr>
            <w:rFonts w:hint="eastAsia"/>
          </w:rPr>
          <w:t>2</w:t>
        </w:r>
        <w:r w:rsidR="00793041">
          <w:rPr>
            <w:rFonts w:hint="eastAsia"/>
          </w:rPr>
          <w:t>儲存對話</w:t>
        </w:r>
        <w:r w:rsidRPr="003E14E6">
          <w:t>流程圖</w:t>
        </w:r>
        <w:r w:rsidRPr="001152A8">
          <w:tab/>
        </w:r>
        <w:r w:rsidRPr="003E14E6">
          <w:t>4</w:t>
        </w:r>
      </w:hyperlink>
      <w:r w:rsidR="00793041">
        <w:rPr>
          <w:rFonts w:hint="eastAsia"/>
        </w:rPr>
        <w:t>5</w:t>
      </w:r>
    </w:p>
    <w:p w14:paraId="725379C9" w14:textId="39FC1847" w:rsidR="003E5700" w:rsidRDefault="003E5700" w:rsidP="003E5700">
      <w:pPr>
        <w:pStyle w:val="11"/>
        <w:tabs>
          <w:tab w:val="right" w:leader="dot" w:pos="8777"/>
        </w:tabs>
        <w:spacing w:before="120" w:after="120"/>
        <w:ind w:left="240" w:right="240"/>
      </w:pPr>
      <w:hyperlink r:id="rId41" w:anchor="_Toc184000969">
        <w:r w:rsidRPr="003E14E6">
          <w:t>圖</w:t>
        </w:r>
        <w:r w:rsidRPr="003E14E6">
          <w:t>4.1</w:t>
        </w:r>
        <w:r w:rsidR="00793041">
          <w:rPr>
            <w:rFonts w:hint="eastAsia"/>
          </w:rPr>
          <w:t>3</w:t>
        </w:r>
        <w:r w:rsidR="00793041">
          <w:rPr>
            <w:rFonts w:hint="eastAsia"/>
          </w:rPr>
          <w:t>下載對話記錄檔</w:t>
        </w:r>
        <w:r w:rsidRPr="003E14E6">
          <w:t>流程圖</w:t>
        </w:r>
        <w:r w:rsidRPr="001152A8">
          <w:tab/>
        </w:r>
        <w:r w:rsidRPr="003E14E6">
          <w:t>4</w:t>
        </w:r>
      </w:hyperlink>
      <w:r w:rsidR="00793041">
        <w:rPr>
          <w:rFonts w:hint="eastAsia"/>
        </w:rPr>
        <w:t>6</w:t>
      </w:r>
    </w:p>
    <w:p w14:paraId="6D2F7243" w14:textId="6C74CC77" w:rsidR="00897E9E" w:rsidRDefault="00897E9E" w:rsidP="00897E9E">
      <w:pPr>
        <w:pStyle w:val="11"/>
        <w:tabs>
          <w:tab w:val="right" w:leader="dot" w:pos="8777"/>
        </w:tabs>
        <w:spacing w:before="120" w:after="120"/>
        <w:ind w:left="240" w:right="240"/>
        <w:rPr>
          <w:rFonts w:ascii="標楷體" w:eastAsia="標楷體" w:hAnsi="標楷體" w:cs="標楷體"/>
          <w:u w:val="single"/>
        </w:rPr>
      </w:pPr>
      <w:hyperlink r:id="rId42" w:anchor="_Toc184000969">
        <w:r w:rsidRPr="003E14E6">
          <w:t>圖</w:t>
        </w:r>
        <w:r>
          <w:rPr>
            <w:rFonts w:hint="eastAsia"/>
          </w:rPr>
          <w:t>5.1</w:t>
        </w:r>
        <w:r>
          <w:rPr>
            <w:rFonts w:hint="eastAsia"/>
          </w:rPr>
          <w:t>系統</w:t>
        </w:r>
        <w:r w:rsidRPr="003E14E6">
          <w:t>流程圖</w:t>
        </w:r>
        <w:r w:rsidR="00862DF3">
          <w:rPr>
            <w:rFonts w:hint="eastAsia"/>
          </w:rPr>
          <w:t>1</w:t>
        </w:r>
        <w:r w:rsidRPr="001152A8">
          <w:tab/>
        </w:r>
        <w:r w:rsidRPr="003E14E6">
          <w:t>4</w:t>
        </w:r>
      </w:hyperlink>
      <w:r>
        <w:rPr>
          <w:rFonts w:hint="eastAsia"/>
        </w:rPr>
        <w:t>7</w:t>
      </w:r>
    </w:p>
    <w:p w14:paraId="503F6C00" w14:textId="13A7234E" w:rsidR="00897E9E" w:rsidRDefault="00897E9E" w:rsidP="00897E9E">
      <w:pPr>
        <w:pStyle w:val="11"/>
        <w:tabs>
          <w:tab w:val="right" w:leader="dot" w:pos="8777"/>
        </w:tabs>
        <w:spacing w:before="120" w:after="120"/>
        <w:ind w:left="240" w:right="240"/>
      </w:pPr>
      <w:hyperlink r:id="rId43" w:anchor="_Toc184000969">
        <w:r w:rsidRPr="003E14E6">
          <w:t>圖</w:t>
        </w:r>
        <w:r w:rsidR="000147E1">
          <w:rPr>
            <w:rFonts w:hint="eastAsia"/>
          </w:rPr>
          <w:t>5.2</w:t>
        </w:r>
        <w:r w:rsidR="00862DF3">
          <w:rPr>
            <w:rFonts w:hint="eastAsia"/>
          </w:rPr>
          <w:t>系統流程圖</w:t>
        </w:r>
        <w:r w:rsidR="00862DF3">
          <w:rPr>
            <w:rFonts w:hint="eastAsia"/>
          </w:rPr>
          <w:t>2</w:t>
        </w:r>
        <w:r w:rsidRPr="001152A8">
          <w:tab/>
        </w:r>
        <w:r w:rsidRPr="003E14E6">
          <w:t>4</w:t>
        </w:r>
      </w:hyperlink>
      <w:r w:rsidR="00DF6611">
        <w:rPr>
          <w:rFonts w:hint="eastAsia"/>
        </w:rPr>
        <w:t>8</w:t>
      </w:r>
    </w:p>
    <w:p w14:paraId="3ACA81BF" w14:textId="6C8E543B" w:rsidR="00DF6611" w:rsidRDefault="00DF6611" w:rsidP="00DF6611">
      <w:pPr>
        <w:pStyle w:val="11"/>
        <w:tabs>
          <w:tab w:val="right" w:leader="dot" w:pos="8777"/>
        </w:tabs>
        <w:spacing w:before="120" w:after="120"/>
        <w:ind w:left="240" w:right="240"/>
        <w:rPr>
          <w:rFonts w:ascii="標楷體" w:eastAsia="標楷體" w:hAnsi="標楷體" w:cs="標楷體"/>
          <w:u w:val="single"/>
        </w:rPr>
      </w:pPr>
      <w:hyperlink r:id="rId44" w:anchor="_Toc184000969">
        <w:r w:rsidRPr="003E14E6">
          <w:t>圖</w:t>
        </w:r>
        <w:r>
          <w:rPr>
            <w:rFonts w:hint="eastAsia"/>
          </w:rPr>
          <w:t>5.3</w:t>
        </w:r>
        <w:r>
          <w:rPr>
            <w:rFonts w:hint="eastAsia"/>
          </w:rPr>
          <w:t>系統流程圖</w:t>
        </w:r>
        <w:r>
          <w:rPr>
            <w:rFonts w:hint="eastAsia"/>
          </w:rPr>
          <w:t>3</w:t>
        </w:r>
        <w:r w:rsidRPr="001152A8">
          <w:tab/>
        </w:r>
        <w:r w:rsidRPr="003E14E6">
          <w:t>4</w:t>
        </w:r>
      </w:hyperlink>
      <w:r>
        <w:rPr>
          <w:rFonts w:hint="eastAsia"/>
        </w:rPr>
        <w:t>9</w:t>
      </w:r>
    </w:p>
    <w:p w14:paraId="44EB155B" w14:textId="6D1B7F85" w:rsidR="00DF6611" w:rsidRDefault="00DF6611" w:rsidP="00DF6611">
      <w:pPr>
        <w:pStyle w:val="11"/>
        <w:tabs>
          <w:tab w:val="right" w:leader="dot" w:pos="8777"/>
        </w:tabs>
        <w:spacing w:before="120" w:after="120"/>
        <w:ind w:left="240" w:right="240"/>
        <w:rPr>
          <w:rFonts w:ascii="標楷體" w:eastAsia="標楷體" w:hAnsi="標楷體" w:cs="標楷體"/>
          <w:u w:val="single"/>
        </w:rPr>
      </w:pPr>
      <w:r w:rsidRPr="003E14E6">
        <w:t>圖</w:t>
      </w:r>
      <w:r>
        <w:rPr>
          <w:rFonts w:hint="eastAsia"/>
        </w:rPr>
        <w:t>5.4</w:t>
      </w:r>
      <w:r w:rsidR="002008E5">
        <w:rPr>
          <w:rFonts w:hint="eastAsia"/>
        </w:rPr>
        <w:t>穀寶查詢</w:t>
      </w:r>
      <w:r>
        <w:rPr>
          <w:rFonts w:hint="eastAsia"/>
        </w:rPr>
        <w:t>系統流程圖</w:t>
      </w:r>
      <w:r w:rsidR="002008E5">
        <w:rPr>
          <w:rFonts w:hint="eastAsia"/>
        </w:rPr>
        <w:t>1</w:t>
      </w:r>
      <w:r w:rsidRPr="001152A8">
        <w:tab/>
      </w:r>
      <w:r w:rsidR="002008E5">
        <w:rPr>
          <w:rFonts w:hint="eastAsia"/>
        </w:rPr>
        <w:t>50</w:t>
      </w:r>
    </w:p>
    <w:p w14:paraId="0CC0A137" w14:textId="2E95C301" w:rsidR="002008E5" w:rsidRDefault="002008E5" w:rsidP="002008E5">
      <w:pPr>
        <w:pStyle w:val="11"/>
        <w:tabs>
          <w:tab w:val="right" w:leader="dot" w:pos="8777"/>
        </w:tabs>
        <w:spacing w:before="120" w:after="120"/>
        <w:ind w:left="240" w:right="240"/>
        <w:rPr>
          <w:rFonts w:ascii="標楷體" w:eastAsia="標楷體" w:hAnsi="標楷體" w:cs="標楷體"/>
          <w:u w:val="single"/>
        </w:rPr>
      </w:pPr>
      <w:r w:rsidRPr="003E14E6">
        <w:t>圖</w:t>
      </w:r>
      <w:r>
        <w:rPr>
          <w:rFonts w:hint="eastAsia"/>
        </w:rPr>
        <w:t>5.</w:t>
      </w:r>
      <w:r w:rsidR="00DA0DB9">
        <w:rPr>
          <w:rFonts w:hint="eastAsia"/>
        </w:rPr>
        <w:t>5</w:t>
      </w:r>
      <w:r>
        <w:rPr>
          <w:rFonts w:hint="eastAsia"/>
        </w:rPr>
        <w:t>穀寶查詢系統流程圖</w:t>
      </w:r>
      <w:r w:rsidR="00DA0DB9">
        <w:rPr>
          <w:rFonts w:hint="eastAsia"/>
        </w:rPr>
        <w:t>2</w:t>
      </w:r>
      <w:r w:rsidRPr="001152A8">
        <w:tab/>
      </w:r>
      <w:r>
        <w:rPr>
          <w:rFonts w:hint="eastAsia"/>
        </w:rPr>
        <w:t>5</w:t>
      </w:r>
      <w:r w:rsidR="00DA0DB9">
        <w:rPr>
          <w:rFonts w:hint="eastAsia"/>
        </w:rPr>
        <w:t>1</w:t>
      </w:r>
    </w:p>
    <w:p w14:paraId="54F585E9" w14:textId="6BA57277" w:rsidR="002008E5" w:rsidRDefault="002008E5" w:rsidP="002008E5">
      <w:pPr>
        <w:pStyle w:val="11"/>
        <w:tabs>
          <w:tab w:val="right" w:leader="dot" w:pos="8777"/>
        </w:tabs>
        <w:spacing w:before="120" w:after="120"/>
        <w:ind w:left="240" w:right="240"/>
        <w:rPr>
          <w:rFonts w:ascii="標楷體" w:eastAsia="標楷體" w:hAnsi="標楷體" w:cs="標楷體"/>
          <w:u w:val="single"/>
        </w:rPr>
      </w:pPr>
      <w:r w:rsidRPr="003E14E6">
        <w:t>圖</w:t>
      </w:r>
      <w:r>
        <w:rPr>
          <w:rFonts w:hint="eastAsia"/>
        </w:rPr>
        <w:t>5.</w:t>
      </w:r>
      <w:r w:rsidR="00DA0DB9">
        <w:rPr>
          <w:rFonts w:hint="eastAsia"/>
        </w:rPr>
        <w:t>6</w:t>
      </w:r>
      <w:r>
        <w:rPr>
          <w:rFonts w:hint="eastAsia"/>
        </w:rPr>
        <w:t>穀寶查詢系統流程圖</w:t>
      </w:r>
      <w:r w:rsidR="00DA0DB9">
        <w:rPr>
          <w:rFonts w:hint="eastAsia"/>
        </w:rPr>
        <w:t>3</w:t>
      </w:r>
      <w:r w:rsidRPr="001152A8">
        <w:tab/>
      </w:r>
      <w:r>
        <w:rPr>
          <w:rFonts w:hint="eastAsia"/>
        </w:rPr>
        <w:t>5</w:t>
      </w:r>
      <w:r w:rsidR="00432392">
        <w:rPr>
          <w:rFonts w:hint="eastAsia"/>
        </w:rPr>
        <w:t>2</w:t>
      </w:r>
    </w:p>
    <w:p w14:paraId="18446500" w14:textId="5A1E4856" w:rsidR="00DA0DB9" w:rsidRDefault="00DA0DB9" w:rsidP="00DA0DB9">
      <w:pPr>
        <w:pStyle w:val="11"/>
        <w:tabs>
          <w:tab w:val="right" w:leader="dot" w:pos="8777"/>
        </w:tabs>
        <w:spacing w:before="120" w:after="120"/>
        <w:ind w:left="240" w:right="240"/>
        <w:rPr>
          <w:rFonts w:ascii="標楷體" w:eastAsia="標楷體" w:hAnsi="標楷體" w:cs="標楷體"/>
          <w:u w:val="single"/>
        </w:rPr>
      </w:pPr>
      <w:r w:rsidRPr="003E14E6">
        <w:t>圖</w:t>
      </w:r>
      <w:r>
        <w:rPr>
          <w:rFonts w:hint="eastAsia"/>
        </w:rPr>
        <w:t>5.</w:t>
      </w:r>
      <w:r w:rsidR="00432392">
        <w:rPr>
          <w:rFonts w:hint="eastAsia"/>
        </w:rPr>
        <w:t>7</w:t>
      </w:r>
      <w:r>
        <w:rPr>
          <w:rFonts w:hint="eastAsia"/>
        </w:rPr>
        <w:t>穀寶查詢系統流程圖</w:t>
      </w:r>
      <w:r w:rsidR="00432392">
        <w:rPr>
          <w:rFonts w:hint="eastAsia"/>
        </w:rPr>
        <w:t>4</w:t>
      </w:r>
      <w:r w:rsidRPr="001152A8">
        <w:tab/>
      </w:r>
      <w:r>
        <w:rPr>
          <w:rFonts w:hint="eastAsia"/>
        </w:rPr>
        <w:t>5</w:t>
      </w:r>
      <w:r w:rsidR="00432392">
        <w:rPr>
          <w:rFonts w:hint="eastAsia"/>
        </w:rPr>
        <w:t>3</w:t>
      </w:r>
    </w:p>
    <w:p w14:paraId="2C1F18FD" w14:textId="6512640C" w:rsidR="00897E9E" w:rsidRDefault="00897E9E" w:rsidP="00897E9E">
      <w:pPr>
        <w:pStyle w:val="11"/>
        <w:tabs>
          <w:tab w:val="right" w:leader="dot" w:pos="8777"/>
        </w:tabs>
        <w:spacing w:before="120" w:after="120"/>
        <w:ind w:left="240" w:right="240"/>
        <w:rPr>
          <w:rFonts w:ascii="標楷體" w:eastAsia="標楷體" w:hAnsi="標楷體" w:cs="標楷體"/>
          <w:u w:val="single"/>
        </w:rPr>
      </w:pPr>
    </w:p>
    <w:p w14:paraId="17AD44A7" w14:textId="77777777" w:rsidR="00897E9E" w:rsidRPr="00897E9E" w:rsidRDefault="00897E9E" w:rsidP="00897E9E"/>
    <w:p w14:paraId="456BDD0F" w14:textId="2E442908" w:rsidR="2C491E4A" w:rsidRPr="003E5700" w:rsidRDefault="2C491E4A" w:rsidP="2C491E4A">
      <w:pPr>
        <w:widowControl/>
        <w:tabs>
          <w:tab w:val="right" w:leader="dot" w:pos="8777"/>
        </w:tabs>
        <w:rPr>
          <w:rFonts w:ascii="Calibri" w:eastAsia="Calibri" w:hAnsi="Calibri" w:cs="Calibri"/>
          <w:color w:val="0563C1"/>
          <w:u w:val="single"/>
        </w:rPr>
      </w:pPr>
    </w:p>
    <w:p w14:paraId="0D404278" w14:textId="1666CC5E" w:rsidR="00D05770" w:rsidRDefault="00D05770" w:rsidP="21F10F5E">
      <w:pPr>
        <w:widowControl/>
        <w:tabs>
          <w:tab w:val="right" w:leader="dot" w:pos="8777"/>
        </w:tabs>
        <w:rPr>
          <w:rFonts w:ascii="Calibri" w:eastAsia="Calibri" w:hAnsi="Calibri" w:cs="Calibri"/>
          <w:color w:val="0563C1"/>
          <w:szCs w:val="24"/>
          <w:u w:val="single"/>
        </w:rPr>
      </w:pPr>
    </w:p>
    <w:p w14:paraId="52C5E1C8" w14:textId="38B013DF" w:rsidR="00D05770" w:rsidRPr="003E5700" w:rsidRDefault="00D05770">
      <w:pPr>
        <w:widowControl/>
        <w:rPr>
          <w:rFonts w:ascii="Times New Roman" w:eastAsia="標楷體" w:hAnsi="Times New Roman" w:cs="Times New Roman"/>
        </w:rPr>
      </w:pPr>
    </w:p>
    <w:p w14:paraId="21D77C7E" w14:textId="71D29FC1" w:rsidR="00D05770" w:rsidRDefault="00D05770" w:rsidP="00223C04">
      <w:pPr>
        <w:widowControl/>
        <w:rPr>
          <w:rFonts w:ascii="Times New Roman" w:eastAsia="標楷體" w:hAnsi="Times New Roman" w:cs="Times New Roman"/>
        </w:rPr>
      </w:pPr>
    </w:p>
    <w:p w14:paraId="38479A43" w14:textId="77777777" w:rsidR="00DA67FE" w:rsidRDefault="00D05770">
      <w:pPr>
        <w:widowControl/>
        <w:rPr>
          <w:rFonts w:ascii="Times New Roman" w:eastAsia="標楷體" w:hAnsi="Times New Roman" w:cs="Times New Roman"/>
        </w:rPr>
      </w:pPr>
      <w:r>
        <w:rPr>
          <w:rFonts w:ascii="Times New Roman" w:eastAsia="標楷體" w:hAnsi="Times New Roman" w:cs="Times New Roman"/>
        </w:rPr>
        <w:br w:type="page"/>
      </w:r>
    </w:p>
    <w:p w14:paraId="28B46E85" w14:textId="6454D1C0" w:rsidR="00DA67FE" w:rsidRPr="00960A35" w:rsidRDefault="00DA67FE" w:rsidP="00DA67FE">
      <w:pPr>
        <w:jc w:val="center"/>
        <w:rPr>
          <w:rFonts w:ascii="Times New Roman" w:eastAsia="標楷體" w:hAnsi="Times New Roman"/>
          <w:b/>
          <w:sz w:val="36"/>
          <w:szCs w:val="36"/>
        </w:rPr>
      </w:pPr>
      <w:r>
        <w:rPr>
          <w:rFonts w:ascii="Times New Roman" w:eastAsia="標楷體" w:hAnsi="Times New Roman" w:hint="eastAsia"/>
          <w:b/>
          <w:sz w:val="36"/>
          <w:szCs w:val="36"/>
        </w:rPr>
        <w:lastRenderedPageBreak/>
        <w:t>表</w:t>
      </w:r>
      <w:r w:rsidRPr="00960A35">
        <w:rPr>
          <w:rFonts w:ascii="Times New Roman" w:eastAsia="標楷體" w:hAnsi="Times New Roman" w:hint="eastAsia"/>
          <w:b/>
          <w:sz w:val="36"/>
          <w:szCs w:val="36"/>
        </w:rPr>
        <w:t>目錄</w:t>
      </w:r>
    </w:p>
    <w:p w14:paraId="0A155648" w14:textId="227C2BB0"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31" w:history="1">
        <w:r w:rsidRPr="00E05EA6">
          <w:rPr>
            <w:rFonts w:hint="eastAsia"/>
          </w:rPr>
          <w:t>表</w:t>
        </w:r>
        <w:r w:rsidRPr="00E05EA6">
          <w:t>1.1</w:t>
        </w:r>
        <w:r w:rsidRPr="00E05EA6">
          <w:rPr>
            <w:rFonts w:hint="eastAsia"/>
          </w:rPr>
          <w:t>保單輸入系統</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_Toc184000931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21</w:t>
        </w:r>
        <w:r w:rsidRPr="00E05EA6">
          <w:rPr>
            <w:rFonts w:ascii="Times New Roman" w:eastAsia="標楷體" w:hAnsi="Times New Roman" w:cs="Times New Roman"/>
            <w:webHidden/>
          </w:rPr>
          <w:fldChar w:fldCharType="end"/>
        </w:r>
      </w:hyperlink>
    </w:p>
    <w:p w14:paraId="6F9BC5BF" w14:textId="1DCCCB19"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33" w:history="1">
        <w:r w:rsidRPr="00E05EA6">
          <w:rPr>
            <w:rFonts w:hint="eastAsia"/>
          </w:rPr>
          <w:t>表</w:t>
        </w:r>
        <w:r w:rsidRPr="00E05EA6">
          <w:t>1.1.1</w:t>
        </w:r>
        <w:r w:rsidRPr="00E05EA6">
          <w:rPr>
            <w:rFonts w:hint="eastAsia"/>
          </w:rPr>
          <w:t>保單列表</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_Toc184000933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23</w:t>
        </w:r>
        <w:r w:rsidRPr="00E05EA6">
          <w:rPr>
            <w:rFonts w:ascii="Times New Roman" w:eastAsia="標楷體" w:hAnsi="Times New Roman" w:cs="Times New Roman"/>
            <w:webHidden/>
          </w:rPr>
          <w:fldChar w:fldCharType="end"/>
        </w:r>
      </w:hyperlink>
    </w:p>
    <w:p w14:paraId="3FA15062" w14:textId="70E547C3"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35" w:history="1">
        <w:r w:rsidRPr="00E05EA6">
          <w:rPr>
            <w:rFonts w:hint="eastAsia"/>
          </w:rPr>
          <w:t>表</w:t>
        </w:r>
        <w:r w:rsidRPr="00E05EA6">
          <w:t>1.1.2</w:t>
        </w:r>
        <w:r w:rsidRPr="00E05EA6">
          <w:rPr>
            <w:rFonts w:hint="eastAsia"/>
          </w:rPr>
          <w:t>編輯保單</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_Toc184000935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24</w:t>
        </w:r>
        <w:r w:rsidRPr="00E05EA6">
          <w:rPr>
            <w:rFonts w:ascii="Times New Roman" w:eastAsia="標楷體" w:hAnsi="Times New Roman" w:cs="Times New Roman"/>
            <w:webHidden/>
          </w:rPr>
          <w:fldChar w:fldCharType="end"/>
        </w:r>
      </w:hyperlink>
    </w:p>
    <w:p w14:paraId="494EA8A9" w14:textId="1CB03555"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37" w:history="1">
        <w:r w:rsidRPr="00E05EA6">
          <w:rPr>
            <w:rFonts w:hint="eastAsia"/>
          </w:rPr>
          <w:t>表</w:t>
        </w:r>
        <w:r w:rsidRPr="00E05EA6">
          <w:t>1.2</w:t>
        </w:r>
        <w:r w:rsidRPr="00E05EA6">
          <w:rPr>
            <w:rFonts w:hint="eastAsia"/>
          </w:rPr>
          <w:t>股票資料輸入</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_Toc184000937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25</w:t>
        </w:r>
        <w:r w:rsidRPr="00E05EA6">
          <w:rPr>
            <w:rFonts w:ascii="Times New Roman" w:eastAsia="標楷體" w:hAnsi="Times New Roman" w:cs="Times New Roman"/>
            <w:webHidden/>
          </w:rPr>
          <w:fldChar w:fldCharType="end"/>
        </w:r>
      </w:hyperlink>
    </w:p>
    <w:p w14:paraId="1C38274A" w14:textId="673E2A82"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39" w:history="1">
        <w:r w:rsidRPr="00E05EA6">
          <w:rPr>
            <w:rFonts w:hint="eastAsia"/>
          </w:rPr>
          <w:t>表</w:t>
        </w:r>
        <w:r w:rsidRPr="00E05EA6">
          <w:t>1.2.1</w:t>
        </w:r>
        <w:r w:rsidRPr="00E05EA6">
          <w:rPr>
            <w:rFonts w:hint="eastAsia"/>
          </w:rPr>
          <w:t>提交資料</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_Toc184000939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27</w:t>
        </w:r>
        <w:r w:rsidRPr="00E05EA6">
          <w:rPr>
            <w:rFonts w:ascii="Times New Roman" w:eastAsia="標楷體" w:hAnsi="Times New Roman" w:cs="Times New Roman"/>
            <w:webHidden/>
          </w:rPr>
          <w:fldChar w:fldCharType="end"/>
        </w:r>
      </w:hyperlink>
    </w:p>
    <w:p w14:paraId="33FFA3E2" w14:textId="0DEC90F6"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41" w:history="1">
        <w:r w:rsidRPr="00E05EA6">
          <w:rPr>
            <w:rFonts w:hint="eastAsia"/>
          </w:rPr>
          <w:t>表</w:t>
        </w:r>
        <w:r w:rsidRPr="00E05EA6">
          <w:t>1.2.2</w:t>
        </w:r>
        <w:r w:rsidRPr="00E05EA6">
          <w:rPr>
            <w:rFonts w:hint="eastAsia"/>
          </w:rPr>
          <w:t>查看所有資料</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_Toc184000941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28</w:t>
        </w:r>
        <w:r w:rsidRPr="00E05EA6">
          <w:rPr>
            <w:rFonts w:ascii="Times New Roman" w:eastAsia="標楷體" w:hAnsi="Times New Roman" w:cs="Times New Roman"/>
            <w:webHidden/>
          </w:rPr>
          <w:fldChar w:fldCharType="end"/>
        </w:r>
      </w:hyperlink>
    </w:p>
    <w:p w14:paraId="713EDBE8" w14:textId="5F1C934D"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43" w:history="1">
        <w:r w:rsidRPr="00E05EA6">
          <w:rPr>
            <w:rFonts w:hint="eastAsia"/>
          </w:rPr>
          <w:t>表</w:t>
        </w:r>
        <w:r w:rsidRPr="00E05EA6">
          <w:t>1.2.3</w:t>
        </w:r>
        <w:r w:rsidRPr="00E05EA6">
          <w:rPr>
            <w:rFonts w:hint="eastAsia"/>
          </w:rPr>
          <w:t>查看統計資訊</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_Toc184000943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29</w:t>
        </w:r>
        <w:r w:rsidRPr="00E05EA6">
          <w:rPr>
            <w:rFonts w:ascii="Times New Roman" w:eastAsia="標楷體" w:hAnsi="Times New Roman" w:cs="Times New Roman"/>
            <w:webHidden/>
          </w:rPr>
          <w:fldChar w:fldCharType="end"/>
        </w:r>
      </w:hyperlink>
    </w:p>
    <w:p w14:paraId="479804DE" w14:textId="04E13D0A"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45" w:history="1">
        <w:r w:rsidRPr="00E05EA6">
          <w:rPr>
            <w:rFonts w:hint="eastAsia"/>
          </w:rPr>
          <w:t>表</w:t>
        </w:r>
        <w:r w:rsidRPr="00E05EA6">
          <w:t>1.3</w:t>
        </w:r>
        <w:r w:rsidRPr="00E05EA6">
          <w:rPr>
            <w:rFonts w:hint="eastAsia"/>
          </w:rPr>
          <w:t>穀寶查詢系統</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_Toc184000945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30</w:t>
        </w:r>
        <w:r w:rsidRPr="00E05EA6">
          <w:rPr>
            <w:rFonts w:ascii="Times New Roman" w:eastAsia="標楷體" w:hAnsi="Times New Roman" w:cs="Times New Roman"/>
            <w:webHidden/>
          </w:rPr>
          <w:fldChar w:fldCharType="end"/>
        </w:r>
      </w:hyperlink>
    </w:p>
    <w:p w14:paraId="2F6FC3E2" w14:textId="2D9C051C"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47" w:history="1">
        <w:r w:rsidRPr="00E05EA6">
          <w:rPr>
            <w:rFonts w:hint="eastAsia"/>
          </w:rPr>
          <w:t>表</w:t>
        </w:r>
        <w:r w:rsidRPr="00E05EA6">
          <w:t>1.3.1</w:t>
        </w:r>
        <w:r w:rsidRPr="00E05EA6">
          <w:rPr>
            <w:rFonts w:hint="eastAsia"/>
          </w:rPr>
          <w:t>儲存對話記錄</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_Toc184000947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31</w:t>
        </w:r>
        <w:r w:rsidRPr="00E05EA6">
          <w:rPr>
            <w:rFonts w:ascii="Times New Roman" w:eastAsia="標楷體" w:hAnsi="Times New Roman" w:cs="Times New Roman"/>
            <w:webHidden/>
          </w:rPr>
          <w:fldChar w:fldCharType="end"/>
        </w:r>
      </w:hyperlink>
    </w:p>
    <w:p w14:paraId="6DBA868C" w14:textId="32A1E8FA"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49" w:history="1">
        <w:r w:rsidRPr="00E05EA6">
          <w:rPr>
            <w:rFonts w:hint="eastAsia"/>
          </w:rPr>
          <w:t>表</w:t>
        </w:r>
        <w:r w:rsidRPr="00E05EA6">
          <w:t>1.3.1.1</w:t>
        </w:r>
        <w:r w:rsidRPr="00E05EA6">
          <w:rPr>
            <w:rFonts w:hint="eastAsia"/>
          </w:rPr>
          <w:t>顯示</w:t>
        </w:r>
        <w:r w:rsidRPr="00E05EA6">
          <w:t>/</w:t>
        </w:r>
        <w:r w:rsidRPr="00E05EA6">
          <w:rPr>
            <w:rFonts w:hint="eastAsia"/>
          </w:rPr>
          <w:t>隱藏歷史對話記錄</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_Toc184000949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32</w:t>
        </w:r>
        <w:r w:rsidRPr="00E05EA6">
          <w:rPr>
            <w:rFonts w:ascii="Times New Roman" w:eastAsia="標楷體" w:hAnsi="Times New Roman" w:cs="Times New Roman"/>
            <w:webHidden/>
          </w:rPr>
          <w:fldChar w:fldCharType="end"/>
        </w:r>
      </w:hyperlink>
    </w:p>
    <w:p w14:paraId="54D7617E" w14:textId="55C87C29" w:rsidR="00DA67FE" w:rsidRPr="00E05EA6" w:rsidRDefault="00DA67FE" w:rsidP="00E05EA6">
      <w:pPr>
        <w:pStyle w:val="11"/>
        <w:tabs>
          <w:tab w:val="right" w:leader="dot" w:pos="8777"/>
        </w:tabs>
        <w:spacing w:before="120" w:after="120"/>
        <w:ind w:left="240" w:right="240"/>
        <w:rPr>
          <w:rFonts w:ascii="Times New Roman" w:eastAsia="標楷體" w:hAnsi="Times New Roman" w:cs="Times New Roman"/>
        </w:rPr>
      </w:pPr>
      <w:hyperlink w:anchor="_Toc184000951" w:history="1">
        <w:r w:rsidRPr="00E05EA6">
          <w:rPr>
            <w:rFonts w:hint="eastAsia"/>
          </w:rPr>
          <w:t>表</w:t>
        </w:r>
        <w:r w:rsidRPr="00E05EA6">
          <w:t>1.3.2</w:t>
        </w:r>
        <w:r w:rsidRPr="00E05EA6">
          <w:rPr>
            <w:rFonts w:hint="eastAsia"/>
          </w:rPr>
          <w:t>下載對話記錄檔</w:t>
        </w:r>
        <w:r w:rsidRPr="00E05EA6">
          <w:rPr>
            <w:rFonts w:ascii="Times New Roman" w:eastAsia="標楷體" w:hAnsi="Times New Roman" w:cs="Times New Roman"/>
            <w:webHidden/>
          </w:rPr>
          <w:tab/>
        </w:r>
        <w:r w:rsidRPr="00E05EA6">
          <w:rPr>
            <w:rFonts w:ascii="Times New Roman" w:eastAsia="標楷體" w:hAnsi="Times New Roman" w:cs="Times New Roman"/>
            <w:webHidden/>
          </w:rPr>
          <w:fldChar w:fldCharType="begin"/>
        </w:r>
        <w:r w:rsidRPr="00E05EA6">
          <w:rPr>
            <w:rFonts w:ascii="Times New Roman" w:eastAsia="標楷體" w:hAnsi="Times New Roman" w:cs="Times New Roman"/>
            <w:webHidden/>
          </w:rPr>
          <w:instrText xml:space="preserve"> PAGEREF _Toc184000951 \h </w:instrText>
        </w:r>
        <w:r w:rsidRPr="00E05EA6">
          <w:rPr>
            <w:rFonts w:ascii="Times New Roman" w:eastAsia="標楷體" w:hAnsi="Times New Roman" w:cs="Times New Roman"/>
            <w:webHidden/>
          </w:rPr>
        </w:r>
        <w:r w:rsidRPr="00E05EA6">
          <w:rPr>
            <w:rFonts w:ascii="Times New Roman" w:eastAsia="標楷體" w:hAnsi="Times New Roman" w:cs="Times New Roman"/>
            <w:webHidden/>
          </w:rPr>
          <w:fldChar w:fldCharType="separate"/>
        </w:r>
        <w:r w:rsidR="005F0F47">
          <w:rPr>
            <w:rFonts w:ascii="Times New Roman" w:eastAsia="標楷體" w:hAnsi="Times New Roman" w:cs="Times New Roman"/>
            <w:noProof/>
            <w:webHidden/>
          </w:rPr>
          <w:t>33</w:t>
        </w:r>
        <w:r w:rsidRPr="00E05EA6">
          <w:rPr>
            <w:rFonts w:ascii="Times New Roman" w:eastAsia="標楷體" w:hAnsi="Times New Roman" w:cs="Times New Roman"/>
            <w:webHidden/>
          </w:rPr>
          <w:fldChar w:fldCharType="end"/>
        </w:r>
      </w:hyperlink>
    </w:p>
    <w:p w14:paraId="4B7F6857" w14:textId="446A1B45" w:rsidR="00DA67FE" w:rsidRPr="00DA67FE" w:rsidRDefault="00E54925" w:rsidP="00E05EA6">
      <w:pPr>
        <w:pStyle w:val="11"/>
        <w:tabs>
          <w:tab w:val="right" w:leader="dot" w:pos="8777"/>
        </w:tabs>
        <w:spacing w:before="120" w:after="120"/>
        <w:ind w:left="240" w:right="240"/>
        <w:rPr>
          <w:rFonts w:ascii="Times New Roman" w:eastAsia="標楷體" w:hAnsi="Times New Roman" w:cs="Times New Roman"/>
        </w:rPr>
      </w:pPr>
      <w:r>
        <w:rPr>
          <w:rFonts w:ascii="Times New Roman" w:eastAsia="標楷體" w:hAnsi="Times New Roman" w:cs="Times New Roman" w:hint="eastAsia"/>
        </w:rPr>
        <w:t>表</w:t>
      </w:r>
      <w:r>
        <w:rPr>
          <w:rFonts w:ascii="Times New Roman" w:eastAsia="標楷體" w:hAnsi="Times New Roman" w:cs="Times New Roman" w:hint="eastAsia"/>
        </w:rPr>
        <w:t>6</w:t>
      </w:r>
      <w:r w:rsidR="005014E9">
        <w:rPr>
          <w:rFonts w:ascii="Times New Roman" w:eastAsia="標楷體" w:hAnsi="Times New Roman" w:cs="Times New Roman" w:hint="eastAsia"/>
        </w:rPr>
        <w:t>需求追朔</w:t>
      </w:r>
      <w:r w:rsidR="005014E9" w:rsidRPr="005014E9">
        <w:rPr>
          <w:rFonts w:ascii="Times New Roman" w:eastAsia="標楷體" w:hAnsi="Times New Roman" w:cs="Times New Roman"/>
          <w:webHidden/>
        </w:rPr>
        <w:tab/>
      </w:r>
      <w:r w:rsidR="002D38D8">
        <w:rPr>
          <w:rFonts w:ascii="Times New Roman" w:eastAsia="標楷體" w:hAnsi="Times New Roman" w:cs="Times New Roman" w:hint="eastAsia"/>
          <w:webHidden/>
        </w:rPr>
        <w:t>54</w:t>
      </w:r>
    </w:p>
    <w:p w14:paraId="26FAA554" w14:textId="77777777" w:rsidR="00DA67FE" w:rsidRPr="00DA67FE" w:rsidRDefault="00DA67FE">
      <w:pPr>
        <w:widowControl/>
        <w:rPr>
          <w:rFonts w:ascii="Times New Roman" w:eastAsia="標楷體" w:hAnsi="Times New Roman" w:cs="Times New Roman"/>
        </w:rPr>
      </w:pPr>
      <w:r w:rsidRPr="00DA67FE">
        <w:rPr>
          <w:rFonts w:ascii="Times New Roman" w:eastAsia="標楷體" w:hAnsi="Times New Roman" w:cs="Times New Roman"/>
        </w:rPr>
        <w:br w:type="page"/>
      </w:r>
    </w:p>
    <w:p w14:paraId="6F9C1E80" w14:textId="7372BDD0" w:rsidR="002005E6" w:rsidRPr="002764B5" w:rsidRDefault="000A2AD9" w:rsidP="008B055A">
      <w:pPr>
        <w:pStyle w:val="a3"/>
        <w:numPr>
          <w:ilvl w:val="0"/>
          <w:numId w:val="1"/>
        </w:numPr>
        <w:ind w:leftChars="0" w:left="482" w:hanging="482"/>
        <w:outlineLvl w:val="0"/>
        <w:rPr>
          <w:rFonts w:ascii="Times New Roman" w:eastAsia="標楷體" w:hAnsi="Times New Roman" w:cs="Times New Roman"/>
        </w:rPr>
      </w:pPr>
      <w:bookmarkStart w:id="3" w:name="_Toc183991695"/>
      <w:bookmarkStart w:id="4" w:name="_Toc1977568217"/>
      <w:bookmarkStart w:id="5" w:name="_Toc184000889"/>
      <w:r w:rsidRPr="002764B5">
        <w:rPr>
          <w:rFonts w:ascii="Times New Roman" w:eastAsia="標楷體" w:hAnsi="Times New Roman" w:cs="Times New Roman"/>
          <w:b/>
        </w:rPr>
        <w:lastRenderedPageBreak/>
        <w:t>簡介</w:t>
      </w:r>
      <w:bookmarkEnd w:id="3"/>
      <w:bookmarkEnd w:id="4"/>
      <w:bookmarkEnd w:id="5"/>
    </w:p>
    <w:p w14:paraId="7F275495" w14:textId="22BB01A0" w:rsidR="003B7110" w:rsidRPr="002764B5" w:rsidRDefault="000A2AD9" w:rsidP="001272DA">
      <w:pPr>
        <w:overflowPunct w:val="0"/>
        <w:spacing w:beforeLines="50" w:before="180" w:afterLines="50" w:after="180"/>
        <w:ind w:firstLineChars="200" w:firstLine="480"/>
        <w:rPr>
          <w:rFonts w:ascii="Times New Roman" w:eastAsia="標楷體" w:hAnsi="Times New Roman" w:cs="Times New Roman"/>
        </w:rPr>
      </w:pPr>
      <w:r w:rsidRPr="002764B5">
        <w:rPr>
          <w:rFonts w:ascii="Times New Roman" w:eastAsia="標楷體" w:hAnsi="Times New Roman" w:cs="Times New Roman"/>
        </w:rPr>
        <w:t>本文件主要說明</w:t>
      </w:r>
      <w:r w:rsidR="00C60112" w:rsidRPr="002764B5">
        <w:rPr>
          <w:rFonts w:ascii="Times New Roman" w:eastAsia="標楷體" w:hAnsi="Times New Roman" w:cs="Times New Roman"/>
        </w:rPr>
        <w:t>「</w:t>
      </w:r>
      <w:r w:rsidR="000C3726" w:rsidRPr="00370214">
        <w:rPr>
          <w:rFonts w:ascii="Times New Roman" w:eastAsia="標楷體" w:hAnsi="Times New Roman" w:hint="eastAsia"/>
        </w:rPr>
        <w:t>穀寶</w:t>
      </w:r>
      <w:r w:rsidR="000C3726" w:rsidRPr="00370214">
        <w:rPr>
          <w:rFonts w:ascii="Times New Roman" w:eastAsia="標楷體" w:hAnsi="Times New Roman" w:hint="eastAsia"/>
        </w:rPr>
        <w:t>-</w:t>
      </w:r>
      <w:r w:rsidR="000C3726" w:rsidRPr="00370214">
        <w:rPr>
          <w:rFonts w:ascii="Times New Roman" w:eastAsia="標楷體" w:hAnsi="Times New Roman" w:hint="eastAsia"/>
        </w:rPr>
        <w:t>智能保險存股建議平台</w:t>
      </w:r>
      <w:r w:rsidR="00C60112" w:rsidRPr="002764B5">
        <w:rPr>
          <w:rFonts w:ascii="Times New Roman" w:eastAsia="標楷體" w:hAnsi="Times New Roman" w:cs="Times New Roman"/>
        </w:rPr>
        <w:t>」</w:t>
      </w:r>
      <w:r w:rsidR="00DD6C56" w:rsidRPr="002764B5">
        <w:rPr>
          <w:rFonts w:ascii="Times New Roman" w:eastAsia="標楷體" w:hAnsi="Times New Roman" w:cs="Times New Roman"/>
        </w:rPr>
        <w:t>此</w:t>
      </w:r>
      <w:r w:rsidRPr="002764B5">
        <w:rPr>
          <w:rFonts w:ascii="Times New Roman" w:eastAsia="標楷體" w:hAnsi="Times New Roman" w:cs="Times New Roman"/>
        </w:rPr>
        <w:t>網站之設計規格、目的、</w:t>
      </w:r>
      <w:r w:rsidR="00DD6C56" w:rsidRPr="002764B5">
        <w:rPr>
          <w:rFonts w:ascii="Times New Roman" w:eastAsia="標楷體" w:hAnsi="Times New Roman" w:cs="Times New Roman"/>
        </w:rPr>
        <w:t>功能、</w:t>
      </w:r>
      <w:r w:rsidRPr="002764B5">
        <w:rPr>
          <w:rFonts w:ascii="Times New Roman" w:eastAsia="標楷體" w:hAnsi="Times New Roman" w:cs="Times New Roman"/>
        </w:rPr>
        <w:t>與範圍，其中對系統規格、架構、流程，都有詳細</w:t>
      </w:r>
      <w:r w:rsidR="00DF5D65" w:rsidRPr="002764B5">
        <w:rPr>
          <w:rFonts w:ascii="Times New Roman" w:eastAsia="標楷體" w:hAnsi="Times New Roman" w:cs="Times New Roman"/>
        </w:rPr>
        <w:t>說明</w:t>
      </w:r>
      <w:r w:rsidRPr="002764B5">
        <w:rPr>
          <w:rFonts w:ascii="Times New Roman" w:eastAsia="標楷體" w:hAnsi="Times New Roman" w:cs="Times New Roman"/>
        </w:rPr>
        <w:t>，</w:t>
      </w:r>
      <w:r w:rsidR="0038364E" w:rsidRPr="002764B5">
        <w:rPr>
          <w:rFonts w:ascii="Times New Roman" w:eastAsia="標楷體" w:hAnsi="Times New Roman" w:cs="Times New Roman"/>
        </w:rPr>
        <w:t>藉此</w:t>
      </w:r>
      <w:r w:rsidRPr="002764B5">
        <w:rPr>
          <w:rFonts w:ascii="Times New Roman" w:eastAsia="標楷體" w:hAnsi="Times New Roman" w:cs="Times New Roman"/>
        </w:rPr>
        <w:t>讓參閱本文件的系統開發人員</w:t>
      </w:r>
      <w:r w:rsidR="00DD6C56" w:rsidRPr="002764B5">
        <w:rPr>
          <w:rFonts w:ascii="Times New Roman" w:eastAsia="標楷體" w:hAnsi="Times New Roman" w:cs="Times New Roman"/>
        </w:rPr>
        <w:t>與使用者能迅速了解本系統的設計規格、</w:t>
      </w:r>
      <w:r w:rsidRPr="002764B5">
        <w:rPr>
          <w:rFonts w:ascii="Times New Roman" w:eastAsia="標楷體" w:hAnsi="Times New Roman" w:cs="Times New Roman"/>
        </w:rPr>
        <w:t>架構</w:t>
      </w:r>
      <w:r w:rsidR="00DD6C56" w:rsidRPr="002764B5">
        <w:rPr>
          <w:rFonts w:ascii="Times New Roman" w:eastAsia="標楷體" w:hAnsi="Times New Roman" w:cs="Times New Roman"/>
        </w:rPr>
        <w:t>與使用流程</w:t>
      </w:r>
      <w:r w:rsidRPr="002764B5">
        <w:rPr>
          <w:rFonts w:ascii="Times New Roman" w:eastAsia="標楷體" w:hAnsi="Times New Roman" w:cs="Times New Roman"/>
        </w:rPr>
        <w:t>。</w:t>
      </w:r>
    </w:p>
    <w:p w14:paraId="22E4E78B" w14:textId="145CAD80" w:rsidR="003B7110" w:rsidRPr="002764B5" w:rsidRDefault="003B7110" w:rsidP="004C4556">
      <w:pPr>
        <w:pStyle w:val="a3"/>
        <w:numPr>
          <w:ilvl w:val="0"/>
          <w:numId w:val="4"/>
        </w:numPr>
        <w:spacing w:beforeLines="50" w:before="180" w:afterLines="50" w:after="180"/>
        <w:ind w:leftChars="0" w:left="964" w:hanging="482"/>
        <w:outlineLvl w:val="1"/>
        <w:rPr>
          <w:rFonts w:ascii="Times New Roman" w:eastAsia="標楷體" w:hAnsi="Times New Roman" w:cs="Times New Roman"/>
          <w:b/>
        </w:rPr>
      </w:pPr>
      <w:bookmarkStart w:id="6" w:name="_Toc183991696"/>
      <w:bookmarkStart w:id="7" w:name="_Toc37258672"/>
      <w:bookmarkStart w:id="8" w:name="_Toc184000890"/>
      <w:r w:rsidRPr="002764B5">
        <w:rPr>
          <w:rFonts w:ascii="Times New Roman" w:eastAsia="標楷體" w:hAnsi="Times New Roman" w:cs="Times New Roman"/>
          <w:b/>
        </w:rPr>
        <w:t>規格目的</w:t>
      </w:r>
      <w:bookmarkEnd w:id="6"/>
      <w:bookmarkEnd w:id="7"/>
      <w:bookmarkEnd w:id="8"/>
    </w:p>
    <w:p w14:paraId="42938C73" w14:textId="07A48E4E" w:rsidR="000A2AD9" w:rsidRPr="002764B5" w:rsidRDefault="003B7110" w:rsidP="001272DA">
      <w:pPr>
        <w:overflowPunct w:val="0"/>
        <w:spacing w:beforeLines="50" w:before="180" w:afterLines="50" w:after="180"/>
        <w:ind w:firstLineChars="200" w:firstLine="480"/>
        <w:rPr>
          <w:rFonts w:ascii="Times New Roman" w:eastAsia="標楷體" w:hAnsi="Times New Roman" w:cs="Times New Roman"/>
        </w:rPr>
      </w:pPr>
      <w:r w:rsidRPr="002764B5">
        <w:rPr>
          <w:rFonts w:ascii="Times New Roman" w:eastAsia="標楷體" w:hAnsi="Times New Roman" w:cs="Times New Roman"/>
        </w:rPr>
        <w:t>本文件</w:t>
      </w:r>
      <w:r w:rsidR="000B6F74" w:rsidRPr="002764B5">
        <w:rPr>
          <w:rFonts w:ascii="Times New Roman" w:eastAsia="標楷體" w:hAnsi="Times New Roman" w:cs="Times New Roman"/>
        </w:rPr>
        <w:t>的</w:t>
      </w:r>
      <w:r w:rsidR="003631EF" w:rsidRPr="002764B5">
        <w:rPr>
          <w:rFonts w:ascii="Times New Roman" w:eastAsia="標楷體" w:hAnsi="Times New Roman" w:cs="Times New Roman"/>
        </w:rPr>
        <w:t>目的</w:t>
      </w:r>
      <w:r w:rsidRPr="002764B5">
        <w:rPr>
          <w:rFonts w:ascii="Times New Roman" w:eastAsia="標楷體" w:hAnsi="Times New Roman" w:cs="Times New Roman"/>
        </w:rPr>
        <w:t>在說明「</w:t>
      </w:r>
      <w:r w:rsidR="000C3726" w:rsidRPr="00370214">
        <w:rPr>
          <w:rFonts w:ascii="Times New Roman" w:eastAsia="標楷體" w:hAnsi="Times New Roman" w:hint="eastAsia"/>
        </w:rPr>
        <w:t>穀寶</w:t>
      </w:r>
      <w:r w:rsidR="000C3726" w:rsidRPr="00370214">
        <w:rPr>
          <w:rFonts w:ascii="Times New Roman" w:eastAsia="標楷體" w:hAnsi="Times New Roman" w:hint="eastAsia"/>
        </w:rPr>
        <w:t>-</w:t>
      </w:r>
      <w:r w:rsidR="000C3726" w:rsidRPr="00370214">
        <w:rPr>
          <w:rFonts w:ascii="Times New Roman" w:eastAsia="標楷體" w:hAnsi="Times New Roman" w:hint="eastAsia"/>
        </w:rPr>
        <w:t>智能保險存股建議平台</w:t>
      </w:r>
      <w:r w:rsidRPr="002764B5">
        <w:rPr>
          <w:rFonts w:ascii="Times New Roman" w:eastAsia="標楷體" w:hAnsi="Times New Roman" w:cs="Times New Roman"/>
        </w:rPr>
        <w:t>」之網站設計</w:t>
      </w:r>
      <w:r w:rsidR="00B61C76" w:rsidRPr="002764B5">
        <w:rPr>
          <w:rFonts w:ascii="Times New Roman" w:eastAsia="標楷體" w:hAnsi="Times New Roman" w:cs="Times New Roman"/>
        </w:rPr>
        <w:t>，</w:t>
      </w:r>
      <w:r w:rsidR="00B1105A" w:rsidRPr="002764B5">
        <w:rPr>
          <w:rFonts w:ascii="Times New Roman" w:eastAsia="標楷體" w:hAnsi="Times New Roman" w:cs="Times New Roman"/>
        </w:rPr>
        <w:t>使用人員可以透過需求規格書了解系統目標、架構、系統及各項功能，以便於往後系統設計、系統維護等作業之進行，並作為日後測試之依據。</w:t>
      </w:r>
    </w:p>
    <w:p w14:paraId="317FE029" w14:textId="2D4E0EAD" w:rsidR="007004DF" w:rsidRPr="002764B5" w:rsidRDefault="007004DF" w:rsidP="004C4556">
      <w:pPr>
        <w:pStyle w:val="a3"/>
        <w:numPr>
          <w:ilvl w:val="0"/>
          <w:numId w:val="4"/>
        </w:numPr>
        <w:spacing w:beforeLines="50" w:before="180" w:afterLines="50" w:after="180"/>
        <w:ind w:leftChars="0" w:left="964" w:hanging="482"/>
        <w:outlineLvl w:val="1"/>
        <w:rPr>
          <w:rFonts w:ascii="Times New Roman" w:eastAsia="標楷體" w:hAnsi="Times New Roman" w:cs="Times New Roman"/>
          <w:b/>
        </w:rPr>
      </w:pPr>
      <w:bookmarkStart w:id="9" w:name="_Toc183991697"/>
      <w:bookmarkStart w:id="10" w:name="_Toc464351062"/>
      <w:bookmarkStart w:id="11" w:name="_Toc184000891"/>
      <w:r w:rsidRPr="002764B5">
        <w:rPr>
          <w:rFonts w:ascii="Times New Roman" w:eastAsia="標楷體" w:hAnsi="Times New Roman" w:cs="Times New Roman"/>
          <w:b/>
        </w:rPr>
        <w:t>規格範圍</w:t>
      </w:r>
      <w:bookmarkEnd w:id="9"/>
      <w:bookmarkEnd w:id="10"/>
      <w:bookmarkEnd w:id="11"/>
    </w:p>
    <w:p w14:paraId="36221E69" w14:textId="739CE9D8" w:rsidR="00E04465" w:rsidRPr="002764B5" w:rsidRDefault="007004DF" w:rsidP="00E04465">
      <w:pPr>
        <w:overflowPunct w:val="0"/>
        <w:spacing w:beforeLines="50" w:before="180" w:afterLines="50" w:after="180"/>
        <w:ind w:firstLineChars="200" w:firstLine="480"/>
        <w:rPr>
          <w:rFonts w:ascii="Times New Roman" w:eastAsia="標楷體" w:hAnsi="Times New Roman" w:cs="Times New Roman"/>
        </w:rPr>
      </w:pPr>
      <w:r w:rsidRPr="002764B5">
        <w:rPr>
          <w:rFonts w:ascii="Times New Roman" w:eastAsia="標楷體" w:hAnsi="Times New Roman" w:cs="Times New Roman"/>
        </w:rPr>
        <w:t>本文件定義為「</w:t>
      </w:r>
      <w:r w:rsidR="000C3726" w:rsidRPr="00370214">
        <w:rPr>
          <w:rFonts w:ascii="Times New Roman" w:eastAsia="標楷體" w:hAnsi="Times New Roman" w:hint="eastAsia"/>
        </w:rPr>
        <w:t>穀寶</w:t>
      </w:r>
      <w:r w:rsidR="000C3726" w:rsidRPr="00370214">
        <w:rPr>
          <w:rFonts w:ascii="Times New Roman" w:eastAsia="標楷體" w:hAnsi="Times New Roman" w:hint="eastAsia"/>
        </w:rPr>
        <w:t>-</w:t>
      </w:r>
      <w:r w:rsidR="000C3726" w:rsidRPr="00370214">
        <w:rPr>
          <w:rFonts w:ascii="Times New Roman" w:eastAsia="標楷體" w:hAnsi="Times New Roman" w:hint="eastAsia"/>
        </w:rPr>
        <w:t>智能保險存股建議平台</w:t>
      </w:r>
      <w:r w:rsidRPr="002764B5">
        <w:rPr>
          <w:rFonts w:ascii="Times New Roman" w:eastAsia="標楷體" w:hAnsi="Times New Roman" w:cs="Times New Roman"/>
        </w:rPr>
        <w:t>」網站之系統目標</w:t>
      </w:r>
      <w:r w:rsidR="00D41B85" w:rsidRPr="002764B5">
        <w:rPr>
          <w:rFonts w:ascii="Times New Roman" w:eastAsia="標楷體" w:hAnsi="Times New Roman" w:cs="Times New Roman"/>
        </w:rPr>
        <w:t>、系統架構、流程</w:t>
      </w:r>
      <w:r w:rsidR="00616692" w:rsidRPr="002764B5">
        <w:rPr>
          <w:rFonts w:ascii="Times New Roman" w:eastAsia="標楷體" w:hAnsi="Times New Roman" w:cs="Times New Roman"/>
        </w:rPr>
        <w:t>功能與資料庫分配等，作為本系統的設計、研發及測試之準則。</w:t>
      </w:r>
    </w:p>
    <w:p w14:paraId="6A7E3ADA" w14:textId="35014E03" w:rsidR="000B6F74" w:rsidRPr="002764B5" w:rsidRDefault="000B6F74" w:rsidP="004C4556">
      <w:pPr>
        <w:pStyle w:val="a3"/>
        <w:numPr>
          <w:ilvl w:val="0"/>
          <w:numId w:val="4"/>
        </w:numPr>
        <w:spacing w:beforeLines="50" w:before="180" w:afterLines="50" w:after="180"/>
        <w:ind w:leftChars="0" w:left="964" w:hanging="482"/>
        <w:outlineLvl w:val="1"/>
        <w:rPr>
          <w:rFonts w:ascii="Times New Roman" w:eastAsia="標楷體" w:hAnsi="Times New Roman" w:cs="Times New Roman"/>
          <w:b/>
        </w:rPr>
      </w:pPr>
      <w:r w:rsidRPr="002764B5">
        <w:rPr>
          <w:rFonts w:ascii="Times New Roman" w:eastAsia="標楷體" w:hAnsi="Times New Roman" w:cs="Times New Roman"/>
          <w:b/>
        </w:rPr>
        <w:t xml:space="preserve"> </w:t>
      </w:r>
      <w:bookmarkStart w:id="12" w:name="_Toc183991698"/>
      <w:bookmarkStart w:id="13" w:name="_Toc1061339722"/>
      <w:bookmarkStart w:id="14" w:name="_Toc184000892"/>
      <w:r w:rsidRPr="002764B5">
        <w:rPr>
          <w:rFonts w:ascii="Times New Roman" w:eastAsia="標楷體" w:hAnsi="Times New Roman" w:cs="Times New Roman"/>
          <w:b/>
        </w:rPr>
        <w:t>參考文件</w:t>
      </w:r>
      <w:bookmarkEnd w:id="12"/>
      <w:bookmarkEnd w:id="13"/>
      <w:bookmarkEnd w:id="14"/>
    </w:p>
    <w:tbl>
      <w:tblPr>
        <w:tblStyle w:val="a6"/>
        <w:tblW w:w="8296" w:type="dxa"/>
        <w:tblLook w:val="04A0" w:firstRow="1" w:lastRow="0" w:firstColumn="1" w:lastColumn="0" w:noHBand="0" w:noVBand="1"/>
      </w:tblPr>
      <w:tblGrid>
        <w:gridCol w:w="2670"/>
        <w:gridCol w:w="3405"/>
        <w:gridCol w:w="2221"/>
      </w:tblGrid>
      <w:tr w:rsidR="00813BA0" w:rsidRPr="002764B5" w14:paraId="142D06FD" w14:textId="77777777" w:rsidTr="3F3F3EC7">
        <w:tc>
          <w:tcPr>
            <w:tcW w:w="2670" w:type="dxa"/>
          </w:tcPr>
          <w:p w14:paraId="2C536A35" w14:textId="3C2401E1" w:rsidR="00813BA0" w:rsidRPr="002764B5" w:rsidRDefault="00813BA0" w:rsidP="00813BA0">
            <w:pPr>
              <w:jc w:val="center"/>
              <w:rPr>
                <w:rFonts w:ascii="Times New Roman" w:eastAsia="標楷體" w:hAnsi="Times New Roman" w:cs="Times New Roman"/>
                <w:bCs/>
              </w:rPr>
            </w:pPr>
            <w:r w:rsidRPr="00960A35">
              <w:rPr>
                <w:rFonts w:ascii="Times New Roman" w:eastAsia="標楷體" w:hAnsi="Times New Roman" w:hint="eastAsia"/>
                <w:szCs w:val="24"/>
              </w:rPr>
              <w:t>文件編號</w:t>
            </w:r>
          </w:p>
        </w:tc>
        <w:tc>
          <w:tcPr>
            <w:tcW w:w="3405" w:type="dxa"/>
          </w:tcPr>
          <w:p w14:paraId="171E32DF" w14:textId="7189CA71" w:rsidR="00813BA0" w:rsidRPr="002764B5" w:rsidRDefault="00813BA0" w:rsidP="00813BA0">
            <w:pPr>
              <w:jc w:val="center"/>
              <w:rPr>
                <w:rFonts w:ascii="Times New Roman" w:eastAsia="標楷體" w:hAnsi="Times New Roman" w:cs="Times New Roman"/>
                <w:bCs/>
              </w:rPr>
            </w:pPr>
            <w:r w:rsidRPr="00960A35">
              <w:rPr>
                <w:rFonts w:ascii="Times New Roman" w:eastAsia="標楷體" w:hAnsi="Times New Roman" w:hint="eastAsia"/>
                <w:szCs w:val="24"/>
              </w:rPr>
              <w:t>文件名稱</w:t>
            </w:r>
          </w:p>
        </w:tc>
        <w:tc>
          <w:tcPr>
            <w:tcW w:w="2221" w:type="dxa"/>
          </w:tcPr>
          <w:p w14:paraId="7C9250A7" w14:textId="7AF025DF" w:rsidR="00813BA0" w:rsidRPr="002764B5" w:rsidRDefault="00813BA0" w:rsidP="00813BA0">
            <w:pPr>
              <w:jc w:val="center"/>
              <w:rPr>
                <w:rFonts w:ascii="Times New Roman" w:eastAsia="標楷體" w:hAnsi="Times New Roman" w:cs="Times New Roman"/>
                <w:bCs/>
              </w:rPr>
            </w:pPr>
            <w:r w:rsidRPr="00960A35">
              <w:rPr>
                <w:rFonts w:ascii="Times New Roman" w:eastAsia="標楷體" w:hAnsi="Times New Roman" w:hint="eastAsia"/>
                <w:szCs w:val="24"/>
              </w:rPr>
              <w:t>出版日期</w:t>
            </w:r>
          </w:p>
        </w:tc>
      </w:tr>
      <w:tr w:rsidR="00813BA0" w:rsidRPr="002764B5" w14:paraId="76D1A9BB" w14:textId="77777777" w:rsidTr="3F3F3EC7">
        <w:tc>
          <w:tcPr>
            <w:tcW w:w="2670" w:type="dxa"/>
            <w:vAlign w:val="center"/>
          </w:tcPr>
          <w:p w14:paraId="1E71D62E" w14:textId="6CFC0EB8" w:rsidR="00813BA0" w:rsidRPr="002764B5" w:rsidRDefault="00813BA0" w:rsidP="00813BA0">
            <w:pPr>
              <w:jc w:val="center"/>
              <w:rPr>
                <w:rFonts w:ascii="Times New Roman" w:eastAsia="標楷體" w:hAnsi="Times New Roman" w:cs="Times New Roman"/>
                <w:bCs/>
              </w:rPr>
            </w:pPr>
            <w:r w:rsidRPr="3F3F3EC7">
              <w:rPr>
                <w:rFonts w:ascii="Times New Roman" w:eastAsia="標楷體" w:hAnsi="Times New Roman"/>
              </w:rPr>
              <w:t>S</w:t>
            </w:r>
            <w:r w:rsidRPr="3F3F3EC7">
              <w:rPr>
                <w:rFonts w:ascii="Times New Roman" w:eastAsia="標楷體" w:hAnsi="Times New Roman" w:hint="eastAsia"/>
              </w:rPr>
              <w:t>DD</w:t>
            </w:r>
            <w:r w:rsidRPr="3F3F3EC7">
              <w:rPr>
                <w:rFonts w:ascii="Times New Roman" w:eastAsia="標楷體" w:hAnsi="Times New Roman"/>
              </w:rPr>
              <w:t>-IM-2023-013-1-1</w:t>
            </w:r>
          </w:p>
        </w:tc>
        <w:tc>
          <w:tcPr>
            <w:tcW w:w="3405" w:type="dxa"/>
            <w:vAlign w:val="center"/>
          </w:tcPr>
          <w:p w14:paraId="10325404" w14:textId="4CCE8F00" w:rsidR="00813BA0" w:rsidRPr="002764B5" w:rsidRDefault="00813BA0" w:rsidP="00813BA0">
            <w:pPr>
              <w:jc w:val="center"/>
              <w:rPr>
                <w:rFonts w:ascii="Times New Roman" w:eastAsia="標楷體" w:hAnsi="Times New Roman" w:cs="Times New Roman"/>
                <w:bCs/>
              </w:rPr>
            </w:pPr>
            <w:r w:rsidRPr="00836DD5">
              <w:rPr>
                <w:rFonts w:ascii="Times New Roman" w:eastAsia="標楷體" w:hAnsi="Times New Roman" w:hint="eastAsia"/>
                <w:szCs w:val="24"/>
              </w:rPr>
              <w:t>校務大數據分析系統</w:t>
            </w:r>
          </w:p>
        </w:tc>
        <w:tc>
          <w:tcPr>
            <w:tcW w:w="2221" w:type="dxa"/>
            <w:vAlign w:val="center"/>
          </w:tcPr>
          <w:p w14:paraId="75CDE4DB" w14:textId="2B50C1FA" w:rsidR="00813BA0" w:rsidRPr="002764B5" w:rsidRDefault="00813BA0" w:rsidP="00813BA0">
            <w:pPr>
              <w:jc w:val="center"/>
              <w:rPr>
                <w:rFonts w:ascii="Times New Roman" w:eastAsia="標楷體" w:hAnsi="Times New Roman" w:cs="Times New Roman"/>
                <w:bCs/>
              </w:rPr>
            </w:pPr>
            <w:r w:rsidRPr="3F3F3EC7">
              <w:rPr>
                <w:rFonts w:ascii="Times New Roman" w:eastAsia="標楷體" w:hAnsi="Times New Roman" w:hint="eastAsia"/>
              </w:rPr>
              <w:t>112</w:t>
            </w:r>
            <w:r w:rsidRPr="3F3F3EC7">
              <w:rPr>
                <w:rFonts w:ascii="Times New Roman" w:eastAsia="標楷體" w:hAnsi="Times New Roman" w:hint="eastAsia"/>
              </w:rPr>
              <w:t>年</w:t>
            </w:r>
            <w:r w:rsidRPr="3F3F3EC7">
              <w:rPr>
                <w:rFonts w:ascii="Times New Roman" w:eastAsia="標楷體" w:hAnsi="Times New Roman" w:hint="eastAsia"/>
              </w:rPr>
              <w:t>12</w:t>
            </w:r>
            <w:r w:rsidRPr="3F3F3EC7">
              <w:rPr>
                <w:rFonts w:ascii="Times New Roman" w:eastAsia="標楷體" w:hAnsi="Times New Roman" w:hint="eastAsia"/>
              </w:rPr>
              <w:t>月</w:t>
            </w:r>
            <w:r w:rsidRPr="3F3F3EC7">
              <w:rPr>
                <w:rFonts w:ascii="Times New Roman" w:eastAsia="標楷體" w:hAnsi="Times New Roman" w:hint="eastAsia"/>
              </w:rPr>
              <w:t>04</w:t>
            </w:r>
            <w:r w:rsidRPr="3F3F3EC7">
              <w:rPr>
                <w:rFonts w:ascii="Times New Roman" w:eastAsia="標楷體" w:hAnsi="Times New Roman" w:hint="eastAsia"/>
              </w:rPr>
              <w:t>日</w:t>
            </w:r>
          </w:p>
        </w:tc>
      </w:tr>
      <w:tr w:rsidR="5D280C55" w14:paraId="502AB6DD" w14:textId="77777777" w:rsidTr="3F3F3EC7">
        <w:trPr>
          <w:trHeight w:val="300"/>
        </w:trPr>
        <w:tc>
          <w:tcPr>
            <w:tcW w:w="2670" w:type="dxa"/>
            <w:vAlign w:val="center"/>
          </w:tcPr>
          <w:p w14:paraId="4E8987FC" w14:textId="10F9A995" w:rsidR="5D280C55" w:rsidRDefault="5D280C55" w:rsidP="5D280C55">
            <w:pPr>
              <w:jc w:val="center"/>
              <w:rPr>
                <w:rFonts w:ascii="Times New Roman" w:eastAsia="標楷體" w:hAnsi="Times New Roman"/>
              </w:rPr>
            </w:pPr>
            <w:r w:rsidRPr="5D280C55">
              <w:rPr>
                <w:rFonts w:ascii="Times New Roman" w:eastAsia="標楷體" w:hAnsi="Times New Roman"/>
              </w:rPr>
              <w:t>SUM-IM-2024-012-1-1</w:t>
            </w:r>
          </w:p>
        </w:tc>
        <w:tc>
          <w:tcPr>
            <w:tcW w:w="3405" w:type="dxa"/>
            <w:vAlign w:val="center"/>
          </w:tcPr>
          <w:p w14:paraId="0FE7C6B1" w14:textId="1E61ECF3" w:rsidR="5D280C55" w:rsidRDefault="5B814980" w:rsidP="5B814980">
            <w:pPr>
              <w:spacing w:line="259" w:lineRule="auto"/>
              <w:jc w:val="center"/>
              <w:rPr>
                <w:rFonts w:ascii="Times New Roman" w:eastAsia="標楷體" w:hAnsi="Times New Roman"/>
              </w:rPr>
            </w:pPr>
            <w:r w:rsidRPr="5B814980">
              <w:rPr>
                <w:rFonts w:ascii="Times New Roman" w:eastAsia="標楷體" w:hAnsi="Times New Roman"/>
              </w:rPr>
              <w:t>穀寶</w:t>
            </w:r>
            <w:r w:rsidRPr="5B814980">
              <w:rPr>
                <w:rFonts w:ascii="Times New Roman" w:eastAsia="標楷體" w:hAnsi="Times New Roman"/>
              </w:rPr>
              <w:t>-</w:t>
            </w:r>
            <w:r w:rsidRPr="5B814980">
              <w:rPr>
                <w:rFonts w:ascii="Times New Roman" w:eastAsia="標楷體" w:hAnsi="Times New Roman"/>
              </w:rPr>
              <w:t>智能保險存股建議平台</w:t>
            </w:r>
          </w:p>
        </w:tc>
        <w:tc>
          <w:tcPr>
            <w:tcW w:w="2221" w:type="dxa"/>
            <w:vAlign w:val="center"/>
          </w:tcPr>
          <w:p w14:paraId="218D0269" w14:textId="3C59C127" w:rsidR="5D280C55" w:rsidRDefault="5B814980" w:rsidP="5D280C55">
            <w:pPr>
              <w:jc w:val="center"/>
              <w:rPr>
                <w:rFonts w:ascii="Times New Roman" w:eastAsia="標楷體" w:hAnsi="Times New Roman"/>
              </w:rPr>
            </w:pPr>
            <w:r w:rsidRPr="5B814980">
              <w:rPr>
                <w:rFonts w:ascii="Times New Roman" w:eastAsia="標楷體" w:hAnsi="Times New Roman"/>
              </w:rPr>
              <w:t>113</w:t>
            </w:r>
            <w:r w:rsidRPr="5B814980">
              <w:rPr>
                <w:rFonts w:ascii="Times New Roman" w:eastAsia="標楷體" w:hAnsi="Times New Roman"/>
              </w:rPr>
              <w:t>年</w:t>
            </w:r>
            <w:r w:rsidRPr="5B814980">
              <w:rPr>
                <w:rFonts w:ascii="Times New Roman" w:eastAsia="標楷體" w:hAnsi="Times New Roman"/>
              </w:rPr>
              <w:t>12</w:t>
            </w:r>
            <w:r w:rsidRPr="5B814980">
              <w:rPr>
                <w:rFonts w:ascii="Times New Roman" w:eastAsia="標楷體" w:hAnsi="Times New Roman"/>
              </w:rPr>
              <w:t>月</w:t>
            </w:r>
            <w:r w:rsidRPr="5B814980">
              <w:rPr>
                <w:rFonts w:ascii="Times New Roman" w:eastAsia="標楷體" w:hAnsi="Times New Roman"/>
              </w:rPr>
              <w:t>02</w:t>
            </w:r>
            <w:r w:rsidRPr="5B814980">
              <w:rPr>
                <w:rFonts w:ascii="Times New Roman" w:eastAsia="標楷體" w:hAnsi="Times New Roman"/>
              </w:rPr>
              <w:t>日</w:t>
            </w:r>
          </w:p>
        </w:tc>
      </w:tr>
      <w:tr w:rsidR="5D280C55" w14:paraId="017E93B4" w14:textId="77777777" w:rsidTr="3F3F3EC7">
        <w:trPr>
          <w:trHeight w:val="300"/>
        </w:trPr>
        <w:tc>
          <w:tcPr>
            <w:tcW w:w="2670" w:type="dxa"/>
            <w:vAlign w:val="center"/>
          </w:tcPr>
          <w:p w14:paraId="3E1194EB" w14:textId="6434308A" w:rsidR="5D280C55" w:rsidRDefault="54F84C08" w:rsidP="5D280C55">
            <w:pPr>
              <w:jc w:val="center"/>
              <w:rPr>
                <w:rFonts w:ascii="Times New Roman" w:eastAsia="標楷體" w:hAnsi="Times New Roman"/>
              </w:rPr>
            </w:pPr>
            <w:r w:rsidRPr="54F84C08">
              <w:rPr>
                <w:rFonts w:ascii="Times New Roman" w:eastAsia="標楷體" w:hAnsi="Times New Roman"/>
              </w:rPr>
              <w:t>SRS-IM-2024-012-1-1</w:t>
            </w:r>
          </w:p>
        </w:tc>
        <w:tc>
          <w:tcPr>
            <w:tcW w:w="3405" w:type="dxa"/>
            <w:vAlign w:val="center"/>
          </w:tcPr>
          <w:p w14:paraId="6AFDCB0F" w14:textId="76C0C962" w:rsidR="5D280C55" w:rsidRDefault="54F84C08" w:rsidP="5D280C55">
            <w:pPr>
              <w:jc w:val="center"/>
              <w:rPr>
                <w:rFonts w:ascii="Times New Roman" w:eastAsia="標楷體" w:hAnsi="Times New Roman"/>
                <w:b/>
              </w:rPr>
            </w:pPr>
            <w:r w:rsidRPr="54F84C08">
              <w:rPr>
                <w:szCs w:val="24"/>
              </w:rPr>
              <w:t>穀寶</w:t>
            </w:r>
            <w:r w:rsidRPr="54F84C08">
              <w:rPr>
                <w:szCs w:val="24"/>
              </w:rPr>
              <w:t>-</w:t>
            </w:r>
            <w:r w:rsidRPr="54F84C08">
              <w:rPr>
                <w:szCs w:val="24"/>
              </w:rPr>
              <w:t>智能保險存股建議平台</w:t>
            </w:r>
          </w:p>
        </w:tc>
        <w:tc>
          <w:tcPr>
            <w:tcW w:w="2221" w:type="dxa"/>
            <w:vAlign w:val="center"/>
          </w:tcPr>
          <w:p w14:paraId="05141443" w14:textId="789939B0" w:rsidR="5D280C55" w:rsidRDefault="54F84C08" w:rsidP="5D280C55">
            <w:pPr>
              <w:jc w:val="center"/>
              <w:rPr>
                <w:rFonts w:ascii="Times New Roman" w:eastAsia="標楷體" w:hAnsi="Times New Roman"/>
              </w:rPr>
            </w:pPr>
            <w:r w:rsidRPr="54F84C08">
              <w:rPr>
                <w:rFonts w:ascii="Times New Roman" w:eastAsia="標楷體" w:hAnsi="Times New Roman"/>
              </w:rPr>
              <w:t>113</w:t>
            </w:r>
            <w:r w:rsidRPr="54F84C08">
              <w:rPr>
                <w:rFonts w:ascii="Times New Roman" w:eastAsia="標楷體" w:hAnsi="Times New Roman"/>
              </w:rPr>
              <w:t>年</w:t>
            </w:r>
            <w:r w:rsidRPr="54F84C08">
              <w:rPr>
                <w:rFonts w:ascii="Times New Roman" w:eastAsia="標楷體" w:hAnsi="Times New Roman"/>
              </w:rPr>
              <w:t>12</w:t>
            </w:r>
            <w:r w:rsidRPr="54F84C08">
              <w:rPr>
                <w:rFonts w:ascii="Times New Roman" w:eastAsia="標楷體" w:hAnsi="Times New Roman"/>
              </w:rPr>
              <w:t>月</w:t>
            </w:r>
            <w:r w:rsidRPr="54F84C08">
              <w:rPr>
                <w:rFonts w:ascii="Times New Roman" w:eastAsia="標楷體" w:hAnsi="Times New Roman"/>
              </w:rPr>
              <w:t>02</w:t>
            </w:r>
            <w:r w:rsidRPr="54F84C08">
              <w:rPr>
                <w:rFonts w:ascii="Times New Roman" w:eastAsia="標楷體" w:hAnsi="Times New Roman"/>
              </w:rPr>
              <w:t>日</w:t>
            </w:r>
          </w:p>
        </w:tc>
      </w:tr>
    </w:tbl>
    <w:p w14:paraId="7D2961CD" w14:textId="77777777" w:rsidR="000B6F74" w:rsidRPr="002764B5" w:rsidRDefault="000B6F74" w:rsidP="000B6F74">
      <w:pPr>
        <w:spacing w:beforeLines="100" w:before="360" w:afterLines="100" w:after="360"/>
        <w:ind w:firstLineChars="200" w:firstLine="480"/>
        <w:rPr>
          <w:rFonts w:ascii="Times New Roman" w:eastAsia="標楷體" w:hAnsi="Times New Roman" w:cs="Times New Roman"/>
          <w:b/>
        </w:rPr>
      </w:pPr>
    </w:p>
    <w:p w14:paraId="5EF258B6" w14:textId="1242261F" w:rsidR="000B6F74" w:rsidRPr="002764B5" w:rsidRDefault="000B6F74">
      <w:pPr>
        <w:widowControl/>
        <w:rPr>
          <w:rFonts w:ascii="Times New Roman" w:eastAsia="標楷體" w:hAnsi="Times New Roman" w:cs="Times New Roman"/>
        </w:rPr>
      </w:pPr>
      <w:r w:rsidRPr="002764B5">
        <w:rPr>
          <w:rFonts w:ascii="Times New Roman" w:eastAsia="標楷體" w:hAnsi="Times New Roman" w:cs="Times New Roman"/>
        </w:rPr>
        <w:br w:type="page"/>
      </w:r>
    </w:p>
    <w:p w14:paraId="4F356471" w14:textId="5FB0DD55" w:rsidR="005F045C" w:rsidRPr="002764B5" w:rsidRDefault="00D079F4" w:rsidP="008B055A">
      <w:pPr>
        <w:pStyle w:val="a3"/>
        <w:numPr>
          <w:ilvl w:val="0"/>
          <w:numId w:val="1"/>
        </w:numPr>
        <w:ind w:leftChars="0" w:left="482" w:hanging="482"/>
        <w:outlineLvl w:val="0"/>
        <w:rPr>
          <w:rFonts w:ascii="Times New Roman" w:eastAsia="標楷體" w:hAnsi="Times New Roman" w:cs="Times New Roman"/>
          <w:b/>
        </w:rPr>
      </w:pPr>
      <w:bookmarkStart w:id="15" w:name="_Toc183991699"/>
      <w:bookmarkStart w:id="16" w:name="_Toc39996988"/>
      <w:bookmarkStart w:id="17" w:name="_Toc184000893"/>
      <w:r w:rsidRPr="002764B5">
        <w:rPr>
          <w:rFonts w:ascii="Times New Roman" w:eastAsia="標楷體" w:hAnsi="Times New Roman" w:cs="Times New Roman"/>
          <w:b/>
        </w:rPr>
        <w:lastRenderedPageBreak/>
        <w:t>系統概述</w:t>
      </w:r>
      <w:bookmarkEnd w:id="15"/>
      <w:bookmarkEnd w:id="16"/>
      <w:bookmarkEnd w:id="17"/>
    </w:p>
    <w:p w14:paraId="4E5B1DB7" w14:textId="4A830329" w:rsidR="00D079F4" w:rsidRPr="00616C26" w:rsidRDefault="00616C26" w:rsidP="00FC6BCB">
      <w:pPr>
        <w:spacing w:beforeLines="50" w:before="180" w:afterLines="50" w:after="180"/>
        <w:ind w:firstLineChars="200" w:firstLine="480"/>
        <w:rPr>
          <w:rFonts w:ascii="Times New Roman" w:eastAsia="標楷體" w:hAnsi="Times New Roman" w:cs="Times New Roman"/>
        </w:rPr>
      </w:pPr>
      <w:r w:rsidRPr="00616C26">
        <w:rPr>
          <w:rFonts w:ascii="Times New Roman" w:eastAsia="標楷體" w:hAnsi="Times New Roman" w:cs="Times New Roman" w:hint="eastAsia"/>
        </w:rPr>
        <w:t>本系統─</w:t>
      </w:r>
      <w:r w:rsidR="000C3726" w:rsidRPr="00370214">
        <w:rPr>
          <w:rFonts w:ascii="Times New Roman" w:eastAsia="標楷體" w:hAnsi="Times New Roman" w:hint="eastAsia"/>
        </w:rPr>
        <w:t>穀寶</w:t>
      </w:r>
      <w:r w:rsidR="000C3726" w:rsidRPr="00370214">
        <w:rPr>
          <w:rFonts w:ascii="Times New Roman" w:eastAsia="標楷體" w:hAnsi="Times New Roman" w:hint="eastAsia"/>
        </w:rPr>
        <w:t>-</w:t>
      </w:r>
      <w:r w:rsidR="000C3726" w:rsidRPr="00370214">
        <w:rPr>
          <w:rFonts w:ascii="Times New Roman" w:eastAsia="標楷體" w:hAnsi="Times New Roman" w:hint="eastAsia"/>
        </w:rPr>
        <w:t>智能保險存股建議平台</w:t>
      </w:r>
      <w:r w:rsidRPr="00616C26">
        <w:rPr>
          <w:rFonts w:ascii="Times New Roman" w:eastAsia="標楷體" w:hAnsi="Times New Roman" w:cs="Times New Roman" w:hint="eastAsia"/>
        </w:rPr>
        <w:t>，我們利用生成式</w:t>
      </w:r>
      <w:r w:rsidRPr="00616C26">
        <w:rPr>
          <w:rFonts w:ascii="Times New Roman" w:eastAsia="標楷體" w:hAnsi="Times New Roman" w:cs="Times New Roman" w:hint="eastAsia"/>
        </w:rPr>
        <w:t xml:space="preserve">AI </w:t>
      </w:r>
      <w:r w:rsidRPr="00616C26">
        <w:rPr>
          <w:rFonts w:ascii="Times New Roman" w:eastAsia="標楷體" w:hAnsi="Times New Roman" w:cs="Times New Roman" w:hint="eastAsia"/>
        </w:rPr>
        <w:t>的技術，建立客製化的保險與股票</w:t>
      </w:r>
      <w:r w:rsidRPr="00616C26">
        <w:rPr>
          <w:rFonts w:ascii="Times New Roman" w:eastAsia="標楷體" w:hAnsi="Times New Roman" w:cs="Times New Roman" w:hint="eastAsia"/>
        </w:rPr>
        <w:t>AI</w:t>
      </w:r>
      <w:r w:rsidRPr="00616C26">
        <w:rPr>
          <w:rFonts w:ascii="Times New Roman" w:eastAsia="標楷體" w:hAnsi="Times New Roman" w:cs="Times New Roman" w:hint="eastAsia"/>
        </w:rPr>
        <w:t>個人助理，協助個人打理相關的事宜，使用者能直接透過自然語言去進行台股投資諮詢、預估潛在股利、存股建議、保險問題諮詢。</w:t>
      </w:r>
    </w:p>
    <w:p w14:paraId="26CEAF4E" w14:textId="4C56D598" w:rsidR="00FC6BCB" w:rsidRPr="002764B5" w:rsidRDefault="00FC6BCB" w:rsidP="004C4556">
      <w:pPr>
        <w:pStyle w:val="a3"/>
        <w:numPr>
          <w:ilvl w:val="0"/>
          <w:numId w:val="5"/>
        </w:numPr>
        <w:spacing w:beforeLines="50" w:before="180" w:afterLines="50" w:after="180"/>
        <w:ind w:leftChars="0" w:left="482" w:hanging="482"/>
        <w:outlineLvl w:val="1"/>
        <w:rPr>
          <w:rFonts w:ascii="Times New Roman" w:eastAsia="標楷體" w:hAnsi="Times New Roman" w:cs="Times New Roman"/>
          <w:b/>
        </w:rPr>
      </w:pPr>
      <w:bookmarkStart w:id="18" w:name="_Toc183991700"/>
      <w:bookmarkStart w:id="19" w:name="_Toc1108560471"/>
      <w:bookmarkStart w:id="20" w:name="_Toc184000894"/>
      <w:r w:rsidRPr="002764B5">
        <w:rPr>
          <w:rFonts w:ascii="Times New Roman" w:eastAsia="標楷體" w:hAnsi="Times New Roman" w:cs="Times New Roman"/>
          <w:b/>
        </w:rPr>
        <w:t>系統目標</w:t>
      </w:r>
      <w:bookmarkEnd w:id="18"/>
      <w:bookmarkEnd w:id="19"/>
      <w:bookmarkEnd w:id="20"/>
    </w:p>
    <w:p w14:paraId="3F30E114" w14:textId="56AD5E32" w:rsidR="1EF4F836" w:rsidRDefault="1EF4F836" w:rsidP="1EF4F836">
      <w:pPr>
        <w:spacing w:after="240"/>
        <w:ind w:left="240" w:firstLine="240"/>
      </w:pPr>
      <w:r w:rsidRPr="1EF4F836">
        <w:rPr>
          <w:rFonts w:ascii="標楷體" w:eastAsia="標楷體" w:hAnsi="標楷體" w:cs="標楷體"/>
          <w:szCs w:val="24"/>
        </w:rPr>
        <w:t>在保險領域中，針對客戶層面，我們希望本系統能夠提供高效、準確且以客戶為導向的解決方案，並提供個性化的保險方案且能讓用戶無需掌握複雜的技術且以最為熟悉的語言進行查詢，通過自然語言輕鬆瞭解有關保險的相關問題。</w:t>
      </w:r>
    </w:p>
    <w:p w14:paraId="75795AE8" w14:textId="5B108D72" w:rsidR="1EF4F836" w:rsidRDefault="1EF4F836" w:rsidP="1EF4F836">
      <w:pPr>
        <w:spacing w:beforeLines="50" w:before="180" w:afterLines="50" w:after="180"/>
        <w:ind w:firstLineChars="200" w:firstLine="480"/>
        <w:rPr>
          <w:rFonts w:ascii="標楷體" w:eastAsia="標楷體" w:hAnsi="標楷體" w:cs="標楷體"/>
          <w:szCs w:val="24"/>
        </w:rPr>
      </w:pPr>
      <w:r w:rsidRPr="1EF4F836">
        <w:rPr>
          <w:rFonts w:ascii="標楷體" w:eastAsia="標楷體" w:hAnsi="標楷體" w:cs="標楷體"/>
          <w:szCs w:val="24"/>
        </w:rPr>
        <w:t>在股票領域中，為使用者提供相關的買賣建議，以及用保守的計算方式算出未來潛在股利分析，並且告知目前的損益率。</w:t>
      </w:r>
    </w:p>
    <w:p w14:paraId="5ED51CAF" w14:textId="34B59B28" w:rsidR="00590ADB" w:rsidRPr="002764B5" w:rsidRDefault="00590ADB" w:rsidP="004C4556">
      <w:pPr>
        <w:pStyle w:val="a3"/>
        <w:numPr>
          <w:ilvl w:val="0"/>
          <w:numId w:val="5"/>
        </w:numPr>
        <w:spacing w:beforeLines="50" w:before="180" w:afterLines="50" w:after="180"/>
        <w:ind w:leftChars="0" w:left="482" w:hanging="482"/>
        <w:outlineLvl w:val="1"/>
        <w:rPr>
          <w:rFonts w:ascii="Times New Roman" w:eastAsia="標楷體" w:hAnsi="Times New Roman" w:cs="Times New Roman"/>
          <w:b/>
          <w:color w:val="000000" w:themeColor="text1"/>
        </w:rPr>
      </w:pPr>
      <w:bookmarkStart w:id="21" w:name="_Toc183991701"/>
      <w:bookmarkStart w:id="22" w:name="_Toc199524754"/>
      <w:bookmarkStart w:id="23" w:name="_Toc184000895"/>
      <w:r w:rsidRPr="002764B5">
        <w:rPr>
          <w:rFonts w:ascii="Times New Roman" w:eastAsia="標楷體" w:hAnsi="Times New Roman" w:cs="Times New Roman"/>
          <w:b/>
          <w:color w:val="000000" w:themeColor="text1"/>
        </w:rPr>
        <w:t>系統範圍</w:t>
      </w:r>
      <w:bookmarkEnd w:id="21"/>
      <w:bookmarkEnd w:id="22"/>
      <w:bookmarkEnd w:id="23"/>
    </w:p>
    <w:p w14:paraId="78BFE1E5" w14:textId="45E43BAC" w:rsidR="00590ADB" w:rsidRPr="002764B5" w:rsidRDefault="00590ADB" w:rsidP="004C4556">
      <w:pPr>
        <w:pStyle w:val="a3"/>
        <w:numPr>
          <w:ilvl w:val="0"/>
          <w:numId w:val="6"/>
        </w:numPr>
        <w:spacing w:beforeLines="50" w:before="180" w:afterLines="50" w:after="180"/>
        <w:ind w:leftChars="0" w:left="964" w:hanging="482"/>
        <w:outlineLvl w:val="2"/>
        <w:rPr>
          <w:rFonts w:ascii="Times New Roman" w:eastAsia="標楷體" w:hAnsi="Times New Roman" w:cs="Times New Roman"/>
          <w:b/>
        </w:rPr>
      </w:pPr>
      <w:bookmarkStart w:id="24" w:name="_Toc183991702"/>
      <w:bookmarkStart w:id="25" w:name="_Toc1683135046"/>
      <w:bookmarkStart w:id="26" w:name="_Toc184000896"/>
      <w:r w:rsidRPr="002764B5">
        <w:rPr>
          <w:rFonts w:ascii="Times New Roman" w:eastAsia="標楷體" w:hAnsi="Times New Roman" w:cs="Times New Roman"/>
          <w:b/>
        </w:rPr>
        <w:t>系統名稱</w:t>
      </w:r>
      <w:bookmarkEnd w:id="24"/>
      <w:bookmarkEnd w:id="25"/>
      <w:bookmarkEnd w:id="26"/>
    </w:p>
    <w:p w14:paraId="744A040D" w14:textId="380134AA" w:rsidR="78502321" w:rsidRDefault="78502321" w:rsidP="78502321">
      <w:pPr>
        <w:spacing w:beforeLines="50" w:before="180" w:afterLines="50" w:after="180"/>
        <w:ind w:leftChars="200" w:left="480" w:firstLineChars="200" w:firstLine="480"/>
        <w:rPr>
          <w:rFonts w:ascii="Times New Roman" w:eastAsia="標楷體" w:hAnsi="Times New Roman" w:cs="Times New Roman"/>
        </w:rPr>
      </w:pPr>
      <w:r w:rsidRPr="78502321">
        <w:rPr>
          <w:rFonts w:ascii="Times New Roman" w:eastAsia="標楷體" w:hAnsi="Times New Roman" w:cs="Times New Roman"/>
        </w:rPr>
        <w:t>「</w:t>
      </w:r>
      <w:r w:rsidRPr="78502321">
        <w:rPr>
          <w:rFonts w:ascii="Times New Roman" w:eastAsia="標楷體" w:hAnsi="Times New Roman"/>
        </w:rPr>
        <w:t>穀寶</w:t>
      </w:r>
      <w:r w:rsidRPr="78502321">
        <w:rPr>
          <w:rFonts w:ascii="Times New Roman" w:eastAsia="標楷體" w:hAnsi="Times New Roman"/>
        </w:rPr>
        <w:t>-</w:t>
      </w:r>
      <w:r w:rsidRPr="78502321">
        <w:rPr>
          <w:rFonts w:ascii="Times New Roman" w:eastAsia="標楷體" w:hAnsi="Times New Roman"/>
        </w:rPr>
        <w:t>智能保險存股建議平台</w:t>
      </w:r>
      <w:r w:rsidRPr="78502321">
        <w:rPr>
          <w:rFonts w:ascii="Times New Roman" w:eastAsia="標楷體" w:hAnsi="Times New Roman" w:cs="Times New Roman"/>
        </w:rPr>
        <w:t>」</w:t>
      </w:r>
    </w:p>
    <w:p w14:paraId="568A5C49" w14:textId="6CB17A43" w:rsidR="00305226" w:rsidRPr="002764B5" w:rsidRDefault="00305226" w:rsidP="004C4556">
      <w:pPr>
        <w:pStyle w:val="a3"/>
        <w:numPr>
          <w:ilvl w:val="0"/>
          <w:numId w:val="6"/>
        </w:numPr>
        <w:spacing w:beforeLines="50" w:before="180" w:afterLines="50" w:after="180"/>
        <w:ind w:leftChars="0" w:left="964" w:hanging="482"/>
        <w:outlineLvl w:val="2"/>
        <w:rPr>
          <w:rFonts w:ascii="Times New Roman" w:eastAsia="標楷體" w:hAnsi="Times New Roman" w:cs="Times New Roman"/>
          <w:b/>
          <w:color w:val="000000" w:themeColor="text1"/>
        </w:rPr>
      </w:pPr>
      <w:bookmarkStart w:id="27" w:name="_Toc183991703"/>
      <w:bookmarkStart w:id="28" w:name="_Toc105494047"/>
      <w:bookmarkStart w:id="29" w:name="_Toc184000897"/>
      <w:r w:rsidRPr="002764B5">
        <w:rPr>
          <w:rFonts w:ascii="Times New Roman" w:eastAsia="標楷體" w:hAnsi="Times New Roman" w:cs="Times New Roman"/>
          <w:b/>
          <w:color w:val="000000" w:themeColor="text1"/>
        </w:rPr>
        <w:t>系統功能說明</w:t>
      </w:r>
      <w:bookmarkEnd w:id="27"/>
      <w:bookmarkEnd w:id="28"/>
      <w:bookmarkEnd w:id="29"/>
    </w:p>
    <w:p w14:paraId="15033636" w14:textId="48B1F3EC" w:rsidR="00305226" w:rsidRPr="002764B5" w:rsidRDefault="00917836" w:rsidP="00D62B2D">
      <w:pPr>
        <w:spacing w:beforeLines="50" w:before="180" w:afterLines="50" w:after="180"/>
        <w:ind w:leftChars="200" w:left="480" w:firstLineChars="200" w:firstLine="480"/>
        <w:rPr>
          <w:rFonts w:ascii="Times New Roman" w:eastAsia="標楷體" w:hAnsi="Times New Roman" w:cs="Times New Roman"/>
        </w:rPr>
      </w:pPr>
      <w:r w:rsidRPr="002764B5">
        <w:rPr>
          <w:rFonts w:ascii="Times New Roman" w:eastAsia="標楷體" w:hAnsi="Times New Roman" w:cs="Times New Roman"/>
        </w:rPr>
        <w:t>透過本系統，</w:t>
      </w:r>
      <w:r w:rsidR="004D4A6C">
        <w:rPr>
          <w:rFonts w:ascii="Times New Roman" w:eastAsia="標楷體" w:hAnsi="Times New Roman" w:hint="eastAsia"/>
        </w:rPr>
        <w:t>使用者能夠</w:t>
      </w:r>
      <w:r w:rsidR="004D4A6C" w:rsidRPr="003B7202">
        <w:rPr>
          <w:rFonts w:ascii="Times New Roman" w:eastAsia="標楷體" w:hAnsi="Times New Roman" w:hint="eastAsia"/>
        </w:rPr>
        <w:t>透過自然語言</w:t>
      </w:r>
      <w:r w:rsidR="004D4A6C">
        <w:rPr>
          <w:rFonts w:ascii="Times New Roman" w:eastAsia="標楷體" w:hAnsi="Times New Roman" w:hint="eastAsia"/>
        </w:rPr>
        <w:t>去進行</w:t>
      </w:r>
      <w:r w:rsidR="004D4A6C" w:rsidRPr="003B7202">
        <w:rPr>
          <w:rFonts w:ascii="Times New Roman" w:eastAsia="標楷體" w:hAnsi="Times New Roman" w:hint="eastAsia"/>
        </w:rPr>
        <w:t>台股投資諮詢、預估潛在股利、存股建議、保險問題諮詢</w:t>
      </w:r>
      <w:r w:rsidR="004D4A6C">
        <w:rPr>
          <w:rFonts w:ascii="Times New Roman" w:eastAsia="標楷體" w:hAnsi="Times New Roman" w:hint="eastAsia"/>
        </w:rPr>
        <w:t>、最適保單推薦，</w:t>
      </w:r>
      <w:r w:rsidRPr="002764B5">
        <w:rPr>
          <w:rFonts w:ascii="Times New Roman" w:eastAsia="標楷體" w:hAnsi="Times New Roman" w:cs="Times New Roman"/>
        </w:rPr>
        <w:t>獲取想要的</w:t>
      </w:r>
      <w:r w:rsidR="004D4A6C">
        <w:rPr>
          <w:rFonts w:ascii="Times New Roman" w:eastAsia="標楷體" w:hAnsi="Times New Roman" w:cs="Times New Roman" w:hint="eastAsia"/>
        </w:rPr>
        <w:t>相關</w:t>
      </w:r>
      <w:r w:rsidRPr="002764B5">
        <w:rPr>
          <w:rFonts w:ascii="Times New Roman" w:eastAsia="標楷體" w:hAnsi="Times New Roman" w:cs="Times New Roman"/>
        </w:rPr>
        <w:t>資訊，</w:t>
      </w:r>
      <w:r w:rsidR="004D4A6C">
        <w:rPr>
          <w:rFonts w:ascii="Times New Roman" w:eastAsia="標楷體" w:hAnsi="Times New Roman" w:cs="Times New Roman" w:hint="eastAsia"/>
        </w:rPr>
        <w:t>且</w:t>
      </w:r>
      <w:r w:rsidRPr="002764B5">
        <w:rPr>
          <w:rFonts w:ascii="Times New Roman" w:eastAsia="標楷體" w:hAnsi="Times New Roman" w:cs="Times New Roman"/>
        </w:rPr>
        <w:t>可以在系統上進行資料</w:t>
      </w:r>
      <w:r w:rsidR="004D4A6C">
        <w:rPr>
          <w:rFonts w:ascii="Times New Roman" w:eastAsia="標楷體" w:hAnsi="Times New Roman" w:cs="Times New Roman" w:hint="eastAsia"/>
        </w:rPr>
        <w:t>的</w:t>
      </w:r>
      <w:r w:rsidRPr="002764B5">
        <w:rPr>
          <w:rFonts w:ascii="Times New Roman" w:eastAsia="標楷體" w:hAnsi="Times New Roman" w:cs="Times New Roman"/>
        </w:rPr>
        <w:t>匯入</w:t>
      </w:r>
      <w:r w:rsidR="004D4A6C">
        <w:rPr>
          <w:rFonts w:ascii="Times New Roman" w:eastAsia="標楷體" w:hAnsi="Times New Roman" w:cs="Times New Roman" w:hint="eastAsia"/>
        </w:rPr>
        <w:t>（個人保單紀錄），並且</w:t>
      </w:r>
      <w:r w:rsidR="004D4A6C" w:rsidRPr="004D4A6C">
        <w:rPr>
          <w:rFonts w:ascii="Times New Roman" w:eastAsia="標楷體" w:hAnsi="Times New Roman" w:cs="Times New Roman" w:hint="eastAsia"/>
        </w:rPr>
        <w:t>所有數據處理均在用戶本地端進行，保障用戶的個人資料安全</w:t>
      </w:r>
      <w:r w:rsidRPr="002764B5">
        <w:rPr>
          <w:rFonts w:ascii="Times New Roman" w:eastAsia="標楷體" w:hAnsi="Times New Roman" w:cs="Times New Roman"/>
        </w:rPr>
        <w:t>。</w:t>
      </w:r>
    </w:p>
    <w:p w14:paraId="3743795A" w14:textId="36360F7D" w:rsidR="008C52DB" w:rsidRPr="002764B5" w:rsidRDefault="008C52DB" w:rsidP="004C4556">
      <w:pPr>
        <w:pStyle w:val="a3"/>
        <w:numPr>
          <w:ilvl w:val="0"/>
          <w:numId w:val="6"/>
        </w:numPr>
        <w:spacing w:beforeLines="50" w:before="180" w:afterLines="50" w:after="180"/>
        <w:ind w:leftChars="0" w:left="964" w:hanging="482"/>
        <w:outlineLvl w:val="2"/>
        <w:rPr>
          <w:rFonts w:ascii="Times New Roman" w:eastAsia="標楷體" w:hAnsi="Times New Roman" w:cs="Times New Roman"/>
          <w:b/>
          <w:color w:val="000000" w:themeColor="text1"/>
        </w:rPr>
      </w:pPr>
      <w:bookmarkStart w:id="30" w:name="_Toc183991704"/>
      <w:bookmarkStart w:id="31" w:name="_Toc559665094"/>
      <w:bookmarkStart w:id="32" w:name="_Toc184000898"/>
      <w:r w:rsidRPr="002764B5">
        <w:rPr>
          <w:rFonts w:ascii="Times New Roman" w:eastAsia="標楷體" w:hAnsi="Times New Roman" w:cs="Times New Roman"/>
          <w:b/>
          <w:color w:val="000000" w:themeColor="text1"/>
        </w:rPr>
        <w:t>系統應用層面</w:t>
      </w:r>
      <w:bookmarkEnd w:id="30"/>
      <w:bookmarkEnd w:id="31"/>
      <w:bookmarkEnd w:id="32"/>
    </w:p>
    <w:p w14:paraId="6F3C5652" w14:textId="17348CBE" w:rsidR="002B3843" w:rsidRPr="002764B5" w:rsidRDefault="00917836" w:rsidP="14CDCD91">
      <w:pPr>
        <w:widowControl/>
        <w:ind w:leftChars="500" w:left="1200"/>
        <w:jc w:val="both"/>
        <w:rPr>
          <w:rFonts w:ascii="Times New Roman" w:eastAsia="標楷體" w:hAnsi="Times New Roman" w:cs="Times New Roman"/>
        </w:rPr>
      </w:pPr>
      <w:r w:rsidRPr="002764B5">
        <w:rPr>
          <w:rFonts w:ascii="Times New Roman" w:eastAsia="標楷體" w:hAnsi="Times New Roman" w:cs="Times New Roman"/>
        </w:rPr>
        <w:t>使用者：</w:t>
      </w:r>
      <w:r w:rsidR="00755A50">
        <w:rPr>
          <w:rFonts w:ascii="Times New Roman" w:eastAsia="標楷體" w:hAnsi="Times New Roman" w:hint="eastAsia"/>
        </w:rPr>
        <w:t>保單輸入系統、保單列表、編輯保單、股票管理系統、提交資料、查看所有資料</w:t>
      </w:r>
      <w:r w:rsidR="00755A50">
        <w:rPr>
          <w:rFonts w:ascii="Times New Roman" w:eastAsia="標楷體" w:hAnsi="Times New Roman" w:hint="eastAsia"/>
        </w:rPr>
        <w:t>(</w:t>
      </w:r>
      <w:r w:rsidR="00755A50">
        <w:rPr>
          <w:rFonts w:ascii="Times New Roman" w:eastAsia="標楷體" w:hAnsi="Times New Roman" w:hint="eastAsia"/>
        </w:rPr>
        <w:t>股票資料檢視</w:t>
      </w:r>
      <w:r w:rsidR="00755A50">
        <w:rPr>
          <w:rFonts w:ascii="Times New Roman" w:eastAsia="標楷體" w:hAnsi="Times New Roman" w:hint="eastAsia"/>
        </w:rPr>
        <w:t>)</w:t>
      </w:r>
      <w:r w:rsidR="00755A50">
        <w:rPr>
          <w:rFonts w:ascii="Times New Roman" w:eastAsia="標楷體" w:hAnsi="Times New Roman" w:hint="eastAsia"/>
        </w:rPr>
        <w:t>、查看統計資訊</w:t>
      </w:r>
      <w:r w:rsidR="00755A50">
        <w:rPr>
          <w:rFonts w:ascii="Times New Roman" w:eastAsia="標楷體" w:hAnsi="Times New Roman" w:hint="eastAsia"/>
        </w:rPr>
        <w:t>(</w:t>
      </w:r>
      <w:r w:rsidR="00755A50">
        <w:rPr>
          <w:rFonts w:ascii="Times New Roman" w:eastAsia="標楷體" w:hAnsi="Times New Roman" w:hint="eastAsia"/>
        </w:rPr>
        <w:t>股票統計資訊</w:t>
      </w:r>
      <w:r w:rsidR="00755A50">
        <w:rPr>
          <w:rFonts w:ascii="Times New Roman" w:eastAsia="標楷體" w:hAnsi="Times New Roman" w:hint="eastAsia"/>
        </w:rPr>
        <w:t>)</w:t>
      </w:r>
      <w:r w:rsidR="00755A50">
        <w:rPr>
          <w:rFonts w:ascii="Times New Roman" w:eastAsia="標楷體" w:hAnsi="Times New Roman" w:hint="eastAsia"/>
        </w:rPr>
        <w:t>、穀寶查詢系統</w:t>
      </w:r>
      <w:r w:rsidR="00755A50" w:rsidRPr="00960A35">
        <w:rPr>
          <w:rFonts w:ascii="Times New Roman" w:eastAsia="標楷體" w:hAnsi="Times New Roman" w:hint="eastAsia"/>
        </w:rPr>
        <w:t>。</w:t>
      </w:r>
      <w:r w:rsidR="00755A50">
        <w:rPr>
          <w:rFonts w:ascii="Times New Roman" w:eastAsia="標楷體" w:hAnsi="Times New Roman" w:hint="eastAsia"/>
        </w:rPr>
        <w:t>資料存放、</w:t>
      </w:r>
      <w:r w:rsidR="00755A50" w:rsidRPr="00960A35">
        <w:rPr>
          <w:rFonts w:ascii="Times New Roman" w:eastAsia="標楷體" w:hAnsi="Times New Roman" w:hint="eastAsia"/>
        </w:rPr>
        <w:t>資料</w:t>
      </w:r>
      <w:r w:rsidR="00755A50">
        <w:rPr>
          <w:rFonts w:ascii="Times New Roman" w:eastAsia="標楷體" w:hAnsi="Times New Roman" w:hint="eastAsia"/>
        </w:rPr>
        <w:t>分析及</w:t>
      </w:r>
      <w:r w:rsidR="00755A50" w:rsidRPr="00960A35">
        <w:rPr>
          <w:rFonts w:ascii="Times New Roman" w:eastAsia="標楷體" w:hAnsi="Times New Roman" w:hint="eastAsia"/>
        </w:rPr>
        <w:t>計算、</w:t>
      </w:r>
      <w:r w:rsidR="00755A50">
        <w:rPr>
          <w:rFonts w:ascii="Times New Roman" w:eastAsia="標楷體" w:hAnsi="Times New Roman" w:hint="eastAsia"/>
        </w:rPr>
        <w:t>匯入</w:t>
      </w:r>
      <w:r w:rsidR="00755A50">
        <w:rPr>
          <w:rFonts w:ascii="Times New Roman" w:eastAsia="標楷體" w:hAnsi="Times New Roman" w:hint="eastAsia"/>
        </w:rPr>
        <w:t>/</w:t>
      </w:r>
      <w:r w:rsidR="00755A50">
        <w:rPr>
          <w:rFonts w:ascii="Times New Roman" w:eastAsia="標楷體" w:hAnsi="Times New Roman" w:hint="eastAsia"/>
        </w:rPr>
        <w:t>匯出檔案</w:t>
      </w:r>
      <w:r w:rsidR="00755A50" w:rsidRPr="00960A35">
        <w:rPr>
          <w:rFonts w:ascii="Times New Roman" w:eastAsia="標楷體" w:hAnsi="Times New Roman" w:hint="eastAsia"/>
        </w:rPr>
        <w:t>。</w:t>
      </w:r>
      <w:r w:rsidR="002B3843" w:rsidRPr="002764B5">
        <w:rPr>
          <w:rFonts w:ascii="Times New Roman" w:eastAsia="標楷體" w:hAnsi="Times New Roman" w:cs="Times New Roman"/>
        </w:rPr>
        <w:br w:type="page"/>
      </w:r>
    </w:p>
    <w:p w14:paraId="58F08AFE" w14:textId="041CB81C" w:rsidR="008C52DB" w:rsidRPr="002764B5" w:rsidRDefault="008C52DB" w:rsidP="004C4556">
      <w:pPr>
        <w:pStyle w:val="a3"/>
        <w:numPr>
          <w:ilvl w:val="0"/>
          <w:numId w:val="7"/>
        </w:numPr>
        <w:spacing w:beforeLines="50" w:before="180" w:afterLines="50" w:after="180"/>
        <w:ind w:leftChars="0" w:left="482" w:hanging="482"/>
        <w:outlineLvl w:val="1"/>
        <w:rPr>
          <w:rFonts w:ascii="Times New Roman" w:eastAsia="標楷體" w:hAnsi="Times New Roman" w:cs="Times New Roman"/>
          <w:b/>
          <w:color w:val="000000" w:themeColor="text1"/>
        </w:rPr>
      </w:pPr>
      <w:bookmarkStart w:id="33" w:name="_Toc183991705"/>
      <w:bookmarkStart w:id="34" w:name="_Toc1015490592"/>
      <w:bookmarkStart w:id="35" w:name="_Toc184000899"/>
      <w:r w:rsidRPr="002764B5">
        <w:rPr>
          <w:rFonts w:ascii="Times New Roman" w:eastAsia="標楷體" w:hAnsi="Times New Roman" w:cs="Times New Roman"/>
          <w:b/>
          <w:color w:val="000000" w:themeColor="text1"/>
        </w:rPr>
        <w:lastRenderedPageBreak/>
        <w:t>系統架構</w:t>
      </w:r>
      <w:bookmarkEnd w:id="33"/>
      <w:bookmarkEnd w:id="34"/>
      <w:bookmarkEnd w:id="35"/>
    </w:p>
    <w:p w14:paraId="1F110512" w14:textId="7D8AC90E" w:rsidR="00B113A8" w:rsidRPr="002764B5" w:rsidRDefault="002B3843" w:rsidP="007D264A">
      <w:pPr>
        <w:spacing w:beforeLines="50" w:before="180" w:afterLines="50" w:after="180"/>
        <w:rPr>
          <w:rFonts w:ascii="Times New Roman" w:eastAsia="標楷體" w:hAnsi="Times New Roman" w:cs="Times New Roman"/>
        </w:rPr>
      </w:pPr>
      <w:r w:rsidRPr="002764B5">
        <w:rPr>
          <w:rFonts w:ascii="Times New Roman" w:eastAsia="標楷體" w:hAnsi="Times New Roman" w:cs="Times New Roman"/>
        </w:rPr>
        <w:t>「</w:t>
      </w:r>
      <w:r w:rsidR="00734129" w:rsidRPr="00370214">
        <w:rPr>
          <w:rFonts w:ascii="Times New Roman" w:eastAsia="標楷體" w:hAnsi="Times New Roman" w:hint="eastAsia"/>
        </w:rPr>
        <w:t>穀寶</w:t>
      </w:r>
      <w:r w:rsidR="00734129" w:rsidRPr="00370214">
        <w:rPr>
          <w:rFonts w:ascii="Times New Roman" w:eastAsia="標楷體" w:hAnsi="Times New Roman" w:hint="eastAsia"/>
        </w:rPr>
        <w:t>-</w:t>
      </w:r>
      <w:r w:rsidR="00734129" w:rsidRPr="00370214">
        <w:rPr>
          <w:rFonts w:ascii="Times New Roman" w:eastAsia="標楷體" w:hAnsi="Times New Roman" w:hint="eastAsia"/>
        </w:rPr>
        <w:t>智能保險存股建議平台</w:t>
      </w:r>
      <w:r w:rsidRPr="002764B5">
        <w:rPr>
          <w:rFonts w:ascii="Times New Roman" w:eastAsia="標楷體" w:hAnsi="Times New Roman" w:cs="Times New Roman"/>
        </w:rPr>
        <w:t>」系統架構如圖</w:t>
      </w:r>
      <w:r w:rsidRPr="002764B5">
        <w:rPr>
          <w:rFonts w:ascii="Times New Roman" w:eastAsia="標楷體" w:hAnsi="Times New Roman" w:cs="Times New Roman"/>
        </w:rPr>
        <w:t>2.1</w:t>
      </w:r>
      <w:r w:rsidRPr="002764B5">
        <w:rPr>
          <w:rFonts w:ascii="Times New Roman" w:eastAsia="標楷體" w:hAnsi="Times New Roman" w:cs="Times New Roman"/>
        </w:rPr>
        <w:t>所示。</w:t>
      </w:r>
    </w:p>
    <w:p w14:paraId="1C049ED3" w14:textId="77643B2C" w:rsidR="000D2553" w:rsidRPr="000D2553" w:rsidRDefault="00726776" w:rsidP="000D2553">
      <w:pPr>
        <w:jc w:val="center"/>
        <w:rPr>
          <w:rFonts w:ascii="Times New Roman" w:eastAsia="標楷體" w:hAnsi="Times New Roman" w:cs="Times New Roman"/>
        </w:rPr>
      </w:pPr>
      <w:r>
        <w:rPr>
          <w:rFonts w:ascii="Times New Roman" w:eastAsia="標楷體" w:hAnsi="Times New Roman" w:cs="Times New Roman"/>
          <w:bCs/>
          <w:noProof/>
        </w:rPr>
        <mc:AlternateContent>
          <mc:Choice Requires="wps">
            <w:drawing>
              <wp:anchor distT="0" distB="0" distL="114300" distR="114300" simplePos="0" relativeHeight="251658240" behindDoc="0" locked="0" layoutInCell="1" allowOverlap="1" wp14:anchorId="5242C0AA" wp14:editId="04C9E7AE">
                <wp:simplePos x="0" y="0"/>
                <wp:positionH relativeFrom="column">
                  <wp:posOffset>3992245</wp:posOffset>
                </wp:positionH>
                <wp:positionV relativeFrom="paragraph">
                  <wp:posOffset>937169</wp:posOffset>
                </wp:positionV>
                <wp:extent cx="838200" cy="391886"/>
                <wp:effectExtent l="0" t="0" r="0" b="0"/>
                <wp:wrapNone/>
                <wp:docPr id="25024426" name="文字方塊 4"/>
                <wp:cNvGraphicFramePr/>
                <a:graphic xmlns:a="http://schemas.openxmlformats.org/drawingml/2006/main">
                  <a:graphicData uri="http://schemas.microsoft.com/office/word/2010/wordprocessingShape">
                    <wps:wsp>
                      <wps:cNvSpPr txBox="1"/>
                      <wps:spPr>
                        <a:xfrm>
                          <a:off x="0" y="0"/>
                          <a:ext cx="838200" cy="391886"/>
                        </a:xfrm>
                        <a:prstGeom prst="rect">
                          <a:avLst/>
                        </a:prstGeom>
                        <a:noFill/>
                        <a:ln w="6350">
                          <a:noFill/>
                        </a:ln>
                      </wps:spPr>
                      <wps:txbx>
                        <w:txbxContent>
                          <w:p w14:paraId="524C445F" w14:textId="3CA4F3D7" w:rsidR="00726776" w:rsidRPr="00726776" w:rsidRDefault="000E4CC8">
                            <w:pPr>
                              <w:rPr>
                                <w:sz w:val="28"/>
                                <w:szCs w:val="24"/>
                              </w:rPr>
                            </w:pPr>
                            <w:r>
                              <w:rPr>
                                <w:rFonts w:hint="eastAsia"/>
                                <w:sz w:val="28"/>
                                <w:szCs w:val="24"/>
                              </w:rPr>
                              <w:t>(</w:t>
                            </w:r>
                            <w:r w:rsidR="00726776" w:rsidRPr="00726776">
                              <w:rPr>
                                <w:rFonts w:hint="eastAsia"/>
                                <w:sz w:val="28"/>
                                <w:szCs w:val="24"/>
                              </w:rPr>
                              <w:t>SQLite</w:t>
                            </w:r>
                            <w:r>
                              <w:rPr>
                                <w:rFonts w:hint="eastAsia"/>
                                <w:sz w:val="28"/>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242C0AA" id="_x0000_t202" coordsize="21600,21600" o:spt="202" path="m,l,21600r21600,l21600,xe">
                <v:stroke joinstyle="miter"/>
                <v:path gradientshapeok="t" o:connecttype="rect"/>
              </v:shapetype>
              <v:shape id="文字方塊 4" o:spid="_x0000_s1026" type="#_x0000_t202" style="position:absolute;left:0;text-align:left;margin-left:314.35pt;margin-top:73.8pt;width:66pt;height:30.8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" filled="f" stroked="f" strokeweight=".5pt">
                <v:textbox>
                  <w:txbxContent>
                    <w:p w14:paraId="524C445F" w14:textId="3CA4F3D7" w:rsidR="00726776" w:rsidRPr="00726776" w:rsidRDefault="000E4CC8">
                      <w:pPr>
                        <w:rPr>
                          <w:sz w:val="28"/>
                          <w:szCs w:val="24"/>
                        </w:rPr>
                      </w:pPr>
                      <w:r>
                        <w:rPr>
                          <w:rFonts w:hint="eastAsia"/>
                          <w:sz w:val="28"/>
                          <w:szCs w:val="24"/>
                        </w:rPr>
                        <w:t>(</w:t>
                      </w:r>
                      <w:r w:rsidR="00726776" w:rsidRPr="00726776">
                        <w:rPr>
                          <w:rFonts w:hint="eastAsia"/>
                          <w:sz w:val="28"/>
                          <w:szCs w:val="24"/>
                        </w:rPr>
                        <w:t>SQLite</w:t>
                      </w:r>
                      <w:r>
                        <w:rPr>
                          <w:rFonts w:hint="eastAsia"/>
                          <w:sz w:val="28"/>
                          <w:szCs w:val="24"/>
                        </w:rPr>
                        <w:t>)</w:t>
                      </w:r>
                    </w:p>
                  </w:txbxContent>
                </v:textbox>
              </v:shape>
            </w:pict>
          </mc:Fallback>
        </mc:AlternateContent>
      </w:r>
      <w:r w:rsidR="000D2553" w:rsidRPr="000D2553">
        <w:rPr>
          <w:rFonts w:ascii="Times New Roman" w:eastAsia="標楷體" w:hAnsi="Times New Roman" w:cs="Times New Roman"/>
          <w:noProof/>
        </w:rPr>
        <w:drawing>
          <wp:inline distT="0" distB="0" distL="0" distR="0" wp14:anchorId="032420A2" wp14:editId="4FC7DF04">
            <wp:extent cx="4191000" cy="4173064"/>
            <wp:effectExtent l="0" t="0" r="0" b="0"/>
            <wp:docPr id="95411301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5753" cy="4177797"/>
                    </a:xfrm>
                    <a:prstGeom prst="rect">
                      <a:avLst/>
                    </a:prstGeom>
                    <a:noFill/>
                    <a:ln>
                      <a:noFill/>
                    </a:ln>
                  </pic:spPr>
                </pic:pic>
              </a:graphicData>
            </a:graphic>
          </wp:inline>
        </w:drawing>
      </w:r>
    </w:p>
    <w:p w14:paraId="27FA3C7A" w14:textId="698B5D2D" w:rsidR="002B3843" w:rsidRPr="002764B5" w:rsidRDefault="002B3843" w:rsidP="00D06FB7">
      <w:pPr>
        <w:jc w:val="center"/>
        <w:rPr>
          <w:rFonts w:ascii="Times New Roman" w:eastAsia="標楷體" w:hAnsi="Times New Roman" w:cs="Times New Roman"/>
        </w:rPr>
      </w:pPr>
    </w:p>
    <w:p w14:paraId="3008699B" w14:textId="542A0400" w:rsidR="002B3843" w:rsidRPr="002764B5" w:rsidRDefault="002B3843" w:rsidP="00A624CF">
      <w:pPr>
        <w:spacing w:beforeLines="50" w:before="180" w:afterLines="50" w:after="180"/>
        <w:jc w:val="center"/>
        <w:outlineLvl w:val="0"/>
        <w:rPr>
          <w:rFonts w:ascii="Times New Roman" w:eastAsia="標楷體" w:hAnsi="Times New Roman" w:cs="Times New Roman"/>
        </w:rPr>
      </w:pPr>
      <w:bookmarkStart w:id="36" w:name="_Toc57146976"/>
      <w:bookmarkStart w:id="37" w:name="_Toc57148599"/>
      <w:bookmarkStart w:id="38" w:name="_Toc183991706"/>
      <w:bookmarkStart w:id="39" w:name="_Toc266574714"/>
      <w:bookmarkStart w:id="40" w:name="_Toc184000900"/>
      <w:r w:rsidRPr="002764B5">
        <w:rPr>
          <w:rFonts w:ascii="Times New Roman" w:eastAsia="標楷體" w:hAnsi="Times New Roman" w:cs="Times New Roman"/>
        </w:rPr>
        <w:t>圖</w:t>
      </w:r>
      <w:r w:rsidRPr="002764B5">
        <w:rPr>
          <w:rFonts w:ascii="Times New Roman" w:eastAsia="標楷體" w:hAnsi="Times New Roman" w:cs="Times New Roman"/>
        </w:rPr>
        <w:t xml:space="preserve"> 2.1</w:t>
      </w:r>
      <w:r w:rsidRPr="002764B5">
        <w:rPr>
          <w:rFonts w:ascii="Times New Roman" w:eastAsia="標楷體" w:hAnsi="Times New Roman" w:cs="Times New Roman"/>
        </w:rPr>
        <w:t>「</w:t>
      </w:r>
      <w:r w:rsidR="00734129" w:rsidRPr="00370214">
        <w:rPr>
          <w:rFonts w:ascii="Times New Roman" w:eastAsia="標楷體" w:hAnsi="Times New Roman" w:hint="eastAsia"/>
        </w:rPr>
        <w:t>穀寶</w:t>
      </w:r>
      <w:r w:rsidR="00734129" w:rsidRPr="00370214">
        <w:rPr>
          <w:rFonts w:ascii="Times New Roman" w:eastAsia="標楷體" w:hAnsi="Times New Roman" w:hint="eastAsia"/>
        </w:rPr>
        <w:t>-</w:t>
      </w:r>
      <w:r w:rsidR="00734129" w:rsidRPr="00370214">
        <w:rPr>
          <w:rFonts w:ascii="Times New Roman" w:eastAsia="標楷體" w:hAnsi="Times New Roman" w:hint="eastAsia"/>
        </w:rPr>
        <w:t>智能保險存股建議平台</w:t>
      </w:r>
      <w:r w:rsidRPr="002764B5">
        <w:rPr>
          <w:rFonts w:ascii="Times New Roman" w:eastAsia="標楷體" w:hAnsi="Times New Roman" w:cs="Times New Roman"/>
        </w:rPr>
        <w:t>」系統架構</w:t>
      </w:r>
      <w:bookmarkEnd w:id="36"/>
      <w:bookmarkEnd w:id="37"/>
      <w:bookmarkEnd w:id="38"/>
      <w:bookmarkEnd w:id="39"/>
      <w:bookmarkEnd w:id="40"/>
    </w:p>
    <w:p w14:paraId="6BC29425" w14:textId="1B7E94EF" w:rsidR="4EF1FC07" w:rsidRDefault="4EF1FC07" w:rsidP="4EF1FC07">
      <w:pPr>
        <w:spacing w:beforeLines="50" w:before="180" w:afterLines="50" w:after="180"/>
        <w:jc w:val="center"/>
        <w:outlineLvl w:val="0"/>
        <w:rPr>
          <w:rFonts w:ascii="Times New Roman" w:eastAsia="標楷體" w:hAnsi="Times New Roman" w:cs="Times New Roman"/>
        </w:rPr>
      </w:pPr>
    </w:p>
    <w:p w14:paraId="6E0B792E" w14:textId="2EBAEA12" w:rsidR="002D7615" w:rsidRDefault="002D7615" w:rsidP="009A6505">
      <w:pPr>
        <w:overflowPunct w:val="0"/>
        <w:spacing w:beforeLines="50" w:before="180" w:afterLines="50" w:after="180"/>
        <w:rPr>
          <w:rFonts w:ascii="Times New Roman" w:eastAsia="標楷體" w:hAnsi="Times New Roman" w:cs="Times New Roman"/>
          <w:bCs/>
        </w:rPr>
      </w:pPr>
    </w:p>
    <w:p w14:paraId="2D9B3C03" w14:textId="0AB5B16C" w:rsidR="002D7615" w:rsidRDefault="002D7615">
      <w:pPr>
        <w:widowControl/>
        <w:rPr>
          <w:rFonts w:ascii="Times New Roman" w:eastAsia="標楷體" w:hAnsi="Times New Roman" w:cs="Times New Roman"/>
          <w:bCs/>
        </w:rPr>
      </w:pPr>
      <w:r>
        <w:rPr>
          <w:rFonts w:ascii="Times New Roman" w:eastAsia="標楷體" w:hAnsi="Times New Roman" w:cs="Times New Roman"/>
          <w:bCs/>
        </w:rPr>
        <w:br w:type="page"/>
      </w:r>
    </w:p>
    <w:p w14:paraId="5A3B6222" w14:textId="3D2ADDFB" w:rsidR="00E53325" w:rsidRPr="002764B5" w:rsidRDefault="00E53325" w:rsidP="004C4556">
      <w:pPr>
        <w:pStyle w:val="a3"/>
        <w:numPr>
          <w:ilvl w:val="0"/>
          <w:numId w:val="7"/>
        </w:numPr>
        <w:spacing w:beforeLines="50" w:before="180" w:afterLines="50" w:after="180"/>
        <w:ind w:leftChars="0" w:left="482" w:hanging="482"/>
        <w:outlineLvl w:val="1"/>
        <w:rPr>
          <w:rFonts w:ascii="Times New Roman" w:eastAsia="標楷體" w:hAnsi="Times New Roman" w:cs="Times New Roman"/>
          <w:b/>
          <w:color w:val="000000" w:themeColor="text1"/>
        </w:rPr>
      </w:pPr>
      <w:bookmarkStart w:id="41" w:name="_Toc183991707"/>
      <w:bookmarkStart w:id="42" w:name="_Toc693553587"/>
      <w:bookmarkStart w:id="43" w:name="_Toc184000901"/>
      <w:r w:rsidRPr="002764B5">
        <w:rPr>
          <w:rFonts w:ascii="Times New Roman" w:eastAsia="標楷體" w:hAnsi="Times New Roman" w:cs="Times New Roman"/>
          <w:b/>
          <w:color w:val="000000" w:themeColor="text1"/>
        </w:rPr>
        <w:lastRenderedPageBreak/>
        <w:t>軟體建購項目需求概述</w:t>
      </w:r>
      <w:bookmarkEnd w:id="41"/>
      <w:bookmarkEnd w:id="42"/>
      <w:bookmarkEnd w:id="43"/>
    </w:p>
    <w:p w14:paraId="1289DED4" w14:textId="23FE6F90" w:rsidR="00917836" w:rsidRPr="002764B5" w:rsidRDefault="00917836" w:rsidP="00917836">
      <w:pPr>
        <w:spacing w:beforeLines="50" w:before="180" w:afterLines="50" w:after="180"/>
        <w:ind w:firstLineChars="200" w:firstLine="480"/>
        <w:rPr>
          <w:rFonts w:ascii="Times New Roman" w:eastAsia="標楷體" w:hAnsi="Times New Roman" w:cs="Times New Roman"/>
        </w:rPr>
      </w:pPr>
      <w:r w:rsidRPr="002764B5">
        <w:rPr>
          <w:rFonts w:ascii="Times New Roman" w:eastAsia="標楷體" w:hAnsi="Times New Roman" w:cs="Times New Roman"/>
        </w:rPr>
        <w:t>本節主要在說明本系統各軟體建構項目之功能需求、績效需求、介面需求、品質需求、及安全需求。</w:t>
      </w:r>
    </w:p>
    <w:p w14:paraId="680EEA84" w14:textId="31EB13DC" w:rsidR="00B113A8" w:rsidRPr="002764B5" w:rsidRDefault="00E04465" w:rsidP="004C4556">
      <w:pPr>
        <w:pStyle w:val="a3"/>
        <w:numPr>
          <w:ilvl w:val="0"/>
          <w:numId w:val="8"/>
        </w:numPr>
        <w:spacing w:beforeLines="50" w:before="180" w:afterLines="50" w:after="180"/>
        <w:ind w:leftChars="0" w:left="907" w:hanging="482"/>
        <w:outlineLvl w:val="2"/>
        <w:rPr>
          <w:rFonts w:ascii="Times New Roman" w:eastAsia="標楷體" w:hAnsi="Times New Roman" w:cs="Times New Roman"/>
          <w:b/>
          <w:color w:val="000000" w:themeColor="text1"/>
        </w:rPr>
      </w:pPr>
      <w:r w:rsidRPr="002764B5">
        <w:rPr>
          <w:rFonts w:ascii="Times New Roman" w:eastAsia="標楷體" w:hAnsi="Times New Roman" w:cs="Times New Roman"/>
          <w:b/>
          <w:color w:val="000000" w:themeColor="text1"/>
        </w:rPr>
        <w:t xml:space="preserve"> </w:t>
      </w:r>
      <w:bookmarkStart w:id="44" w:name="_Toc183991708"/>
      <w:bookmarkStart w:id="45" w:name="_Toc1335516523"/>
      <w:bookmarkStart w:id="46" w:name="_Toc184000902"/>
      <w:r w:rsidR="00B113A8" w:rsidRPr="002764B5">
        <w:rPr>
          <w:rFonts w:ascii="Times New Roman" w:eastAsia="標楷體" w:hAnsi="Times New Roman" w:cs="Times New Roman"/>
          <w:b/>
          <w:color w:val="000000" w:themeColor="text1"/>
        </w:rPr>
        <w:t>功能需求</w:t>
      </w:r>
      <w:bookmarkEnd w:id="44"/>
      <w:bookmarkEnd w:id="45"/>
      <w:bookmarkEnd w:id="46"/>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309"/>
      </w:tblGrid>
      <w:tr w:rsidR="0030730F" w:rsidRPr="002764B5" w14:paraId="53E98EA2" w14:textId="77777777" w:rsidTr="006A4A24">
        <w:trPr>
          <w:trHeight w:val="347"/>
          <w:jc w:val="center"/>
        </w:trPr>
        <w:tc>
          <w:tcPr>
            <w:tcW w:w="1908" w:type="dxa"/>
            <w:vAlign w:val="center"/>
          </w:tcPr>
          <w:p w14:paraId="424E3776" w14:textId="25688A48" w:rsidR="0030730F" w:rsidRPr="002764B5" w:rsidRDefault="0030730F" w:rsidP="0030730F">
            <w:pPr>
              <w:jc w:val="center"/>
              <w:rPr>
                <w:rFonts w:ascii="Times New Roman" w:eastAsia="標楷體" w:hAnsi="Times New Roman" w:cs="Times New Roman"/>
              </w:rPr>
            </w:pPr>
            <w:r w:rsidRPr="00960A35">
              <w:rPr>
                <w:rFonts w:ascii="Times New Roman" w:eastAsia="標楷體" w:hAnsi="Times New Roman" w:hint="eastAsia"/>
              </w:rPr>
              <w:t>功能名稱</w:t>
            </w:r>
          </w:p>
        </w:tc>
        <w:tc>
          <w:tcPr>
            <w:tcW w:w="6309" w:type="dxa"/>
            <w:vAlign w:val="center"/>
          </w:tcPr>
          <w:p w14:paraId="4DB2801C" w14:textId="75A453D1" w:rsidR="0030730F" w:rsidRPr="002764B5" w:rsidRDefault="0030730F" w:rsidP="0030730F">
            <w:pPr>
              <w:jc w:val="center"/>
              <w:rPr>
                <w:rFonts w:ascii="Times New Roman" w:eastAsia="標楷體" w:hAnsi="Times New Roman" w:cs="Times New Roman"/>
              </w:rPr>
            </w:pPr>
            <w:r w:rsidRPr="00960A35">
              <w:rPr>
                <w:rFonts w:ascii="Times New Roman" w:eastAsia="標楷體" w:hAnsi="Times New Roman" w:hint="eastAsia"/>
              </w:rPr>
              <w:t>功能說明</w:t>
            </w:r>
          </w:p>
        </w:tc>
      </w:tr>
      <w:tr w:rsidR="0030730F" w:rsidRPr="002764B5" w14:paraId="554006DA" w14:textId="77777777" w:rsidTr="006A4A24">
        <w:trPr>
          <w:trHeight w:val="329"/>
          <w:jc w:val="center"/>
        </w:trPr>
        <w:tc>
          <w:tcPr>
            <w:tcW w:w="1908" w:type="dxa"/>
            <w:vAlign w:val="center"/>
          </w:tcPr>
          <w:p w14:paraId="01BF7D2D" w14:textId="2AB21804" w:rsidR="0030730F" w:rsidRPr="002764B5" w:rsidRDefault="0030730F" w:rsidP="0030730F">
            <w:pPr>
              <w:jc w:val="center"/>
              <w:rPr>
                <w:rFonts w:ascii="Times New Roman" w:eastAsia="標楷體" w:hAnsi="Times New Roman" w:cs="Times New Roman"/>
              </w:rPr>
            </w:pPr>
            <w:r>
              <w:rPr>
                <w:rFonts w:ascii="Times New Roman" w:eastAsia="標楷體" w:hAnsi="Times New Roman" w:hint="eastAsia"/>
              </w:rPr>
              <w:t>保單輸入系統</w:t>
            </w:r>
          </w:p>
        </w:tc>
        <w:tc>
          <w:tcPr>
            <w:tcW w:w="6309" w:type="dxa"/>
            <w:vAlign w:val="center"/>
          </w:tcPr>
          <w:p w14:paraId="2A31D834" w14:textId="5471F242" w:rsidR="0030730F" w:rsidRPr="002764B5" w:rsidRDefault="0030730F" w:rsidP="0030730F">
            <w:pPr>
              <w:jc w:val="center"/>
              <w:rPr>
                <w:rFonts w:ascii="Times New Roman" w:eastAsia="標楷體" w:hAnsi="Times New Roman" w:cs="Times New Roman"/>
              </w:rPr>
            </w:pPr>
            <w:r>
              <w:rPr>
                <w:rFonts w:ascii="Times New Roman" w:eastAsia="標楷體" w:hAnsi="Times New Roman" w:hint="eastAsia"/>
              </w:rPr>
              <w:t>輸入使用者曾購買的保險名稱、醫療</w:t>
            </w:r>
            <w:r>
              <w:rPr>
                <w:rFonts w:ascii="Times New Roman" w:eastAsia="標楷體" w:hAnsi="Times New Roman" w:hint="eastAsia"/>
              </w:rPr>
              <w:t>/</w:t>
            </w:r>
            <w:r>
              <w:rPr>
                <w:rFonts w:ascii="Times New Roman" w:eastAsia="標楷體" w:hAnsi="Times New Roman" w:hint="eastAsia"/>
              </w:rPr>
              <w:t>年金險、保險總費用、保險年數、保險生效時間、保險結束時間、保單內容、輸入利率、保額、送出及重填資料、查看輸入資料。</w:t>
            </w:r>
          </w:p>
        </w:tc>
      </w:tr>
      <w:tr w:rsidR="0030730F" w:rsidRPr="002764B5" w14:paraId="3F44325A" w14:textId="77777777" w:rsidTr="006A4A24">
        <w:trPr>
          <w:trHeight w:val="329"/>
          <w:jc w:val="center"/>
        </w:trPr>
        <w:tc>
          <w:tcPr>
            <w:tcW w:w="1908" w:type="dxa"/>
            <w:vAlign w:val="center"/>
          </w:tcPr>
          <w:p w14:paraId="2299A2C7" w14:textId="4E9DA316" w:rsidR="0030730F" w:rsidRDefault="0030730F" w:rsidP="0030730F">
            <w:pPr>
              <w:jc w:val="center"/>
              <w:rPr>
                <w:rFonts w:ascii="Times New Roman" w:eastAsia="標楷體" w:hAnsi="Times New Roman"/>
              </w:rPr>
            </w:pPr>
            <w:r>
              <w:rPr>
                <w:rFonts w:ascii="Times New Roman" w:eastAsia="標楷體" w:hAnsi="Times New Roman" w:hint="eastAsia"/>
              </w:rPr>
              <w:t>保單列表</w:t>
            </w:r>
          </w:p>
        </w:tc>
        <w:tc>
          <w:tcPr>
            <w:tcW w:w="6309" w:type="dxa"/>
            <w:vAlign w:val="center"/>
          </w:tcPr>
          <w:p w14:paraId="7B066456" w14:textId="1019ACBB" w:rsidR="0030730F" w:rsidRPr="00D34498" w:rsidRDefault="0030730F" w:rsidP="0030730F">
            <w:pPr>
              <w:jc w:val="center"/>
              <w:rPr>
                <w:rFonts w:ascii="Times New Roman" w:eastAsia="標楷體" w:hAnsi="Times New Roman"/>
              </w:rPr>
            </w:pPr>
            <w:r>
              <w:rPr>
                <w:rFonts w:ascii="Times New Roman" w:eastAsia="標楷體" w:hAnsi="Times New Roman" w:hint="eastAsia"/>
              </w:rPr>
              <w:t>查看使用者已儲存之曾購買的保險資料，可進行編輯、刪除、匯出資料、返回輸入等操作。</w:t>
            </w:r>
          </w:p>
        </w:tc>
      </w:tr>
      <w:tr w:rsidR="0030730F" w:rsidRPr="002764B5" w14:paraId="705AAA32" w14:textId="77777777" w:rsidTr="006A4A24">
        <w:trPr>
          <w:trHeight w:val="329"/>
          <w:jc w:val="center"/>
        </w:trPr>
        <w:tc>
          <w:tcPr>
            <w:tcW w:w="1908" w:type="dxa"/>
            <w:vAlign w:val="center"/>
          </w:tcPr>
          <w:p w14:paraId="441352FE" w14:textId="732B102A" w:rsidR="0030730F" w:rsidRDefault="0030730F" w:rsidP="0030730F">
            <w:pPr>
              <w:jc w:val="center"/>
              <w:rPr>
                <w:rFonts w:ascii="Times New Roman" w:eastAsia="標楷體" w:hAnsi="Times New Roman"/>
              </w:rPr>
            </w:pPr>
            <w:r>
              <w:rPr>
                <w:rFonts w:ascii="Times New Roman" w:eastAsia="標楷體" w:hAnsi="Times New Roman" w:hint="eastAsia"/>
              </w:rPr>
              <w:t>編輯保單</w:t>
            </w:r>
          </w:p>
        </w:tc>
        <w:tc>
          <w:tcPr>
            <w:tcW w:w="6309" w:type="dxa"/>
            <w:vAlign w:val="center"/>
          </w:tcPr>
          <w:p w14:paraId="3463B670" w14:textId="732D8EDB" w:rsidR="0030730F" w:rsidRDefault="0030730F" w:rsidP="0030730F">
            <w:pPr>
              <w:jc w:val="center"/>
              <w:rPr>
                <w:rFonts w:ascii="Times New Roman" w:eastAsia="標楷體" w:hAnsi="Times New Roman"/>
              </w:rPr>
            </w:pPr>
            <w:r>
              <w:rPr>
                <w:rFonts w:ascii="Times New Roman" w:eastAsia="標楷體" w:hAnsi="Times New Roman" w:hint="eastAsia"/>
              </w:rPr>
              <w:t>編輯使用者已儲存之曾購買的保險資料，包含保險名稱、醫療</w:t>
            </w:r>
            <w:r>
              <w:rPr>
                <w:rFonts w:ascii="Times New Roman" w:eastAsia="標楷體" w:hAnsi="Times New Roman" w:hint="eastAsia"/>
              </w:rPr>
              <w:t>/</w:t>
            </w:r>
            <w:r>
              <w:rPr>
                <w:rFonts w:ascii="Times New Roman" w:eastAsia="標楷體" w:hAnsi="Times New Roman" w:hint="eastAsia"/>
              </w:rPr>
              <w:t>年金險、保險總費用、保險年數、保險生效時間、保險結束時間、保單內容、輸入利率、保額等。</w:t>
            </w:r>
          </w:p>
        </w:tc>
      </w:tr>
      <w:tr w:rsidR="0030730F" w:rsidRPr="002764B5" w14:paraId="45FD7FCA" w14:textId="77777777" w:rsidTr="006A4A24">
        <w:trPr>
          <w:trHeight w:val="329"/>
          <w:jc w:val="center"/>
        </w:trPr>
        <w:tc>
          <w:tcPr>
            <w:tcW w:w="1908" w:type="dxa"/>
            <w:vAlign w:val="center"/>
          </w:tcPr>
          <w:p w14:paraId="61AAD214" w14:textId="461147F8" w:rsidR="0030730F" w:rsidRPr="002764B5" w:rsidRDefault="0030730F" w:rsidP="0030730F">
            <w:pPr>
              <w:jc w:val="center"/>
              <w:rPr>
                <w:rFonts w:ascii="Times New Roman" w:eastAsia="標楷體" w:hAnsi="Times New Roman" w:cs="Times New Roman"/>
              </w:rPr>
            </w:pPr>
            <w:r>
              <w:rPr>
                <w:rFonts w:ascii="Times New Roman" w:eastAsia="標楷體" w:hAnsi="Times New Roman" w:hint="eastAsia"/>
              </w:rPr>
              <w:t>股票管理系統</w:t>
            </w:r>
          </w:p>
        </w:tc>
        <w:tc>
          <w:tcPr>
            <w:tcW w:w="6309" w:type="dxa"/>
            <w:vAlign w:val="center"/>
          </w:tcPr>
          <w:p w14:paraId="714A2F17" w14:textId="27958F51" w:rsidR="0030730F" w:rsidRPr="002764B5" w:rsidRDefault="0030730F" w:rsidP="0030730F">
            <w:pPr>
              <w:jc w:val="center"/>
              <w:rPr>
                <w:rFonts w:ascii="Times New Roman" w:eastAsia="標楷體" w:hAnsi="Times New Roman" w:cs="Times New Roman"/>
              </w:rPr>
            </w:pPr>
            <w:r>
              <w:rPr>
                <w:rFonts w:ascii="Times New Roman" w:eastAsia="標楷體" w:hAnsi="Times New Roman" w:hint="eastAsia"/>
              </w:rPr>
              <w:t>輸入使用者曾購買的股票名稱及代碼、時間、張數、交易類型、價格、每股配息金額（可自動填入）、提交資料。</w:t>
            </w:r>
          </w:p>
        </w:tc>
      </w:tr>
      <w:tr w:rsidR="0030730F" w:rsidRPr="002764B5" w14:paraId="28C92999" w14:textId="77777777" w:rsidTr="006A4A24">
        <w:trPr>
          <w:trHeight w:val="329"/>
          <w:jc w:val="center"/>
        </w:trPr>
        <w:tc>
          <w:tcPr>
            <w:tcW w:w="1908" w:type="dxa"/>
            <w:vAlign w:val="center"/>
          </w:tcPr>
          <w:p w14:paraId="2029EA45" w14:textId="550D3CAA" w:rsidR="0030730F" w:rsidRDefault="0030730F" w:rsidP="0030730F">
            <w:pPr>
              <w:jc w:val="center"/>
              <w:rPr>
                <w:rFonts w:ascii="Times New Roman" w:eastAsia="標楷體" w:hAnsi="Times New Roman"/>
              </w:rPr>
            </w:pPr>
            <w:r>
              <w:rPr>
                <w:rFonts w:ascii="Times New Roman" w:eastAsia="標楷體" w:hAnsi="Times New Roman" w:hint="eastAsia"/>
              </w:rPr>
              <w:t>提交資料</w:t>
            </w:r>
          </w:p>
        </w:tc>
        <w:tc>
          <w:tcPr>
            <w:tcW w:w="6309" w:type="dxa"/>
            <w:vAlign w:val="center"/>
          </w:tcPr>
          <w:p w14:paraId="030D1AC8" w14:textId="79BB9A9F" w:rsidR="0030730F" w:rsidRPr="008A68E3" w:rsidRDefault="0030730F" w:rsidP="0030730F">
            <w:pPr>
              <w:jc w:val="center"/>
              <w:rPr>
                <w:rFonts w:ascii="Times New Roman" w:eastAsia="標楷體" w:hAnsi="Times New Roman"/>
              </w:rPr>
            </w:pPr>
            <w:r>
              <w:rPr>
                <w:rFonts w:ascii="Times New Roman" w:eastAsia="標楷體" w:hAnsi="Times New Roman" w:hint="eastAsia"/>
              </w:rPr>
              <w:t>顯示已提交資料頁面。</w:t>
            </w:r>
          </w:p>
        </w:tc>
      </w:tr>
      <w:tr w:rsidR="0030730F" w:rsidRPr="002764B5" w14:paraId="070F2F00" w14:textId="77777777" w:rsidTr="006A4A24">
        <w:trPr>
          <w:trHeight w:val="329"/>
          <w:jc w:val="center"/>
        </w:trPr>
        <w:tc>
          <w:tcPr>
            <w:tcW w:w="1908" w:type="dxa"/>
            <w:vAlign w:val="center"/>
          </w:tcPr>
          <w:p w14:paraId="345E5F9D" w14:textId="67E2BD7F" w:rsidR="0030730F" w:rsidRDefault="0030730F" w:rsidP="0030730F">
            <w:pPr>
              <w:jc w:val="center"/>
              <w:rPr>
                <w:rFonts w:ascii="Times New Roman" w:eastAsia="標楷體" w:hAnsi="Times New Roman"/>
              </w:rPr>
            </w:pPr>
            <w:r>
              <w:rPr>
                <w:rFonts w:ascii="Times New Roman" w:eastAsia="標楷體" w:hAnsi="Times New Roman" w:hint="eastAsia"/>
              </w:rPr>
              <w:t>查看所有資料</w:t>
            </w:r>
          </w:p>
        </w:tc>
        <w:tc>
          <w:tcPr>
            <w:tcW w:w="6309" w:type="dxa"/>
            <w:vAlign w:val="center"/>
          </w:tcPr>
          <w:p w14:paraId="2386D7BD" w14:textId="2C68B739" w:rsidR="0030730F" w:rsidRDefault="0030730F" w:rsidP="0030730F">
            <w:pPr>
              <w:jc w:val="center"/>
              <w:rPr>
                <w:rFonts w:ascii="Times New Roman" w:eastAsia="標楷體" w:hAnsi="Times New Roman"/>
              </w:rPr>
            </w:pPr>
            <w:r>
              <w:rPr>
                <w:rFonts w:ascii="Times New Roman" w:eastAsia="標楷體" w:hAnsi="Times New Roman" w:hint="eastAsia"/>
              </w:rPr>
              <w:t>顯示使用者所輸入曾購買的股票名稱及代碼、交易時間、張數、價格、每股配息、交易紀錄、總價、關鍵字查詢，且可在「操作」進行資料刪除、返回表單頁面、前往統計頁面。</w:t>
            </w:r>
          </w:p>
        </w:tc>
      </w:tr>
      <w:tr w:rsidR="0030730F" w:rsidRPr="002764B5" w14:paraId="17759B76" w14:textId="77777777" w:rsidTr="006A4A24">
        <w:trPr>
          <w:trHeight w:val="329"/>
          <w:jc w:val="center"/>
        </w:trPr>
        <w:tc>
          <w:tcPr>
            <w:tcW w:w="1908" w:type="dxa"/>
            <w:vAlign w:val="center"/>
          </w:tcPr>
          <w:p w14:paraId="1179B71D" w14:textId="54F7FC32" w:rsidR="0030730F" w:rsidRPr="002764B5" w:rsidRDefault="0030730F" w:rsidP="0030730F">
            <w:pPr>
              <w:jc w:val="center"/>
              <w:rPr>
                <w:rFonts w:ascii="Times New Roman" w:eastAsia="標楷體" w:hAnsi="Times New Roman" w:cs="Times New Roman"/>
              </w:rPr>
            </w:pPr>
            <w:r>
              <w:rPr>
                <w:rFonts w:ascii="Times New Roman" w:eastAsia="標楷體" w:hAnsi="Times New Roman" w:hint="eastAsia"/>
              </w:rPr>
              <w:t>查看統計資訊</w:t>
            </w:r>
          </w:p>
        </w:tc>
        <w:tc>
          <w:tcPr>
            <w:tcW w:w="6309" w:type="dxa"/>
            <w:vAlign w:val="center"/>
          </w:tcPr>
          <w:p w14:paraId="057292C7" w14:textId="68680269" w:rsidR="0030730F" w:rsidRPr="002764B5" w:rsidRDefault="0030730F" w:rsidP="0030730F">
            <w:pPr>
              <w:jc w:val="center"/>
              <w:rPr>
                <w:rFonts w:ascii="Times New Roman" w:eastAsia="標楷體" w:hAnsi="Times New Roman" w:cs="Times New Roman"/>
              </w:rPr>
            </w:pPr>
            <w:r>
              <w:rPr>
                <w:rFonts w:ascii="Times New Roman" w:eastAsia="標楷體" w:hAnsi="Times New Roman" w:hint="eastAsia"/>
              </w:rPr>
              <w:t>統計並顯示使用者所輸入曾購買的</w:t>
            </w:r>
            <w:r w:rsidR="2AE9EA95" w:rsidRPr="2AE9EA95">
              <w:rPr>
                <w:rFonts w:ascii="Times New Roman" w:eastAsia="標楷體" w:hAnsi="Times New Roman"/>
              </w:rPr>
              <w:t>股票代號、</w:t>
            </w:r>
            <w:r>
              <w:rPr>
                <w:rFonts w:ascii="Times New Roman" w:eastAsia="標楷體" w:hAnsi="Times New Roman" w:hint="eastAsia"/>
              </w:rPr>
              <w:t>股票名稱、總成本、平均持有價格、總張數、每股股利、已發放股利、除息日、平均購買價格、</w:t>
            </w:r>
            <w:r w:rsidR="2AE9EA95" w:rsidRPr="2AE9EA95">
              <w:rPr>
                <w:rFonts w:ascii="Times New Roman" w:eastAsia="標楷體" w:hAnsi="Times New Roman"/>
              </w:rPr>
              <w:t>市場價格</w:t>
            </w:r>
            <w:r w:rsidR="1C7E66C2" w:rsidRPr="1C7E66C2">
              <w:rPr>
                <w:rFonts w:ascii="Times New Roman" w:eastAsia="標楷體" w:hAnsi="Times New Roman"/>
              </w:rPr>
              <w:t>、</w:t>
            </w:r>
            <w:r w:rsidR="2AE9EA95" w:rsidRPr="2AE9EA95">
              <w:rPr>
                <w:rFonts w:ascii="Times New Roman" w:eastAsia="標楷體" w:hAnsi="Times New Roman"/>
              </w:rPr>
              <w:t>當前損益率</w:t>
            </w:r>
            <w:r>
              <w:tab/>
            </w:r>
            <w:r w:rsidR="2AE9EA95" w:rsidRPr="2AE9EA95">
              <w:rPr>
                <w:rFonts w:ascii="Times New Roman" w:eastAsia="標楷體" w:hAnsi="Times New Roman"/>
              </w:rPr>
              <w:t>數據更新日期、</w:t>
            </w:r>
            <w:r>
              <w:rPr>
                <w:rFonts w:ascii="Times New Roman" w:eastAsia="標楷體" w:hAnsi="Times New Roman" w:hint="eastAsia"/>
              </w:rPr>
              <w:t>返回首頁、查看完整資料、匯出檔案。</w:t>
            </w:r>
          </w:p>
        </w:tc>
      </w:tr>
      <w:tr w:rsidR="00560D5B" w:rsidRPr="002764B5" w14:paraId="4E0D09AB" w14:textId="77777777" w:rsidTr="006A4A24">
        <w:trPr>
          <w:trHeight w:val="329"/>
          <w:jc w:val="center"/>
        </w:trPr>
        <w:tc>
          <w:tcPr>
            <w:tcW w:w="1908" w:type="dxa"/>
            <w:vAlign w:val="center"/>
          </w:tcPr>
          <w:p w14:paraId="3677E768" w14:textId="2985BF99" w:rsidR="00560D5B" w:rsidRDefault="00560D5B" w:rsidP="00560D5B">
            <w:pPr>
              <w:jc w:val="center"/>
              <w:rPr>
                <w:rFonts w:ascii="Times New Roman" w:eastAsia="標楷體" w:hAnsi="Times New Roman"/>
              </w:rPr>
            </w:pPr>
            <w:r>
              <w:rPr>
                <w:rFonts w:ascii="Times New Roman" w:eastAsia="標楷體" w:hAnsi="Times New Roman" w:hint="eastAsia"/>
              </w:rPr>
              <w:t>穀寶查詢系統</w:t>
            </w:r>
          </w:p>
        </w:tc>
        <w:tc>
          <w:tcPr>
            <w:tcW w:w="6309" w:type="dxa"/>
            <w:vAlign w:val="center"/>
          </w:tcPr>
          <w:p w14:paraId="30F5500E" w14:textId="0B141D2A" w:rsidR="00560D5B" w:rsidRDefault="00560D5B" w:rsidP="00560D5B">
            <w:pPr>
              <w:jc w:val="center"/>
              <w:rPr>
                <w:rFonts w:ascii="Times New Roman" w:eastAsia="標楷體" w:hAnsi="Times New Roman"/>
              </w:rPr>
            </w:pPr>
            <w:r w:rsidRPr="00234E2D">
              <w:rPr>
                <w:rFonts w:ascii="Times New Roman" w:eastAsia="標楷體" w:hAnsi="Times New Roman" w:hint="eastAsia"/>
              </w:rPr>
              <w:t>使用者可查詢</w:t>
            </w:r>
            <w:r>
              <w:rPr>
                <w:rFonts w:ascii="Times New Roman" w:eastAsia="標楷體" w:hAnsi="Times New Roman" w:hint="eastAsia"/>
              </w:rPr>
              <w:t>其所</w:t>
            </w:r>
            <w:r w:rsidRPr="00FC3078">
              <w:rPr>
                <w:rFonts w:ascii="Times New Roman" w:eastAsia="標楷體" w:hAnsi="Times New Roman" w:hint="eastAsia"/>
              </w:rPr>
              <w:t>擁有的保險、股票資訊</w:t>
            </w:r>
            <w:r>
              <w:rPr>
                <w:rFonts w:ascii="Times New Roman" w:eastAsia="標楷體" w:hAnsi="Times New Roman" w:hint="eastAsia"/>
              </w:rPr>
              <w:t>，並且可輸入詢問</w:t>
            </w:r>
            <w:r w:rsidRPr="00234E2D">
              <w:rPr>
                <w:rFonts w:ascii="Times New Roman" w:eastAsia="標楷體" w:hAnsi="Times New Roman" w:hint="eastAsia"/>
              </w:rPr>
              <w:t>想瞭解之保險</w:t>
            </w:r>
            <w:r>
              <w:rPr>
                <w:rFonts w:ascii="Times New Roman" w:eastAsia="標楷體" w:hAnsi="Times New Roman" w:hint="eastAsia"/>
              </w:rPr>
              <w:t>及</w:t>
            </w:r>
            <w:r w:rsidRPr="00234E2D">
              <w:rPr>
                <w:rFonts w:ascii="Times New Roman" w:eastAsia="標楷體" w:hAnsi="Times New Roman" w:hint="eastAsia"/>
              </w:rPr>
              <w:t>股票相關問題</w:t>
            </w:r>
            <w:r>
              <w:rPr>
                <w:rFonts w:ascii="Times New Roman" w:eastAsia="標楷體" w:hAnsi="Times New Roman" w:hint="eastAsia"/>
              </w:rPr>
              <w:t>、可儲存對話紀錄、顯示</w:t>
            </w:r>
            <w:r>
              <w:rPr>
                <w:rFonts w:ascii="Times New Roman" w:eastAsia="標楷體" w:hAnsi="Times New Roman" w:hint="eastAsia"/>
              </w:rPr>
              <w:t>/</w:t>
            </w:r>
            <w:r>
              <w:rPr>
                <w:rFonts w:ascii="Times New Roman" w:eastAsia="標楷體" w:hAnsi="Times New Roman" w:hint="eastAsia"/>
              </w:rPr>
              <w:t>隱藏歷史對話記錄、下載對話記錄檔。</w:t>
            </w:r>
          </w:p>
        </w:tc>
      </w:tr>
    </w:tbl>
    <w:p w14:paraId="7D7F08BC" w14:textId="77777777" w:rsidR="000C3726" w:rsidRDefault="000C3726" w:rsidP="000D2553">
      <w:pPr>
        <w:ind w:leftChars="200" w:left="480"/>
        <w:jc w:val="center"/>
        <w:rPr>
          <w:rFonts w:ascii="Times New Roman" w:eastAsia="標楷體" w:hAnsi="Times New Roman"/>
        </w:rPr>
      </w:pPr>
    </w:p>
    <w:p w14:paraId="3AE566D9" w14:textId="125FBA69" w:rsidR="000D2553" w:rsidRPr="00960A35" w:rsidRDefault="000D2553" w:rsidP="000D2553">
      <w:pPr>
        <w:ind w:leftChars="200" w:left="480"/>
        <w:jc w:val="center"/>
        <w:rPr>
          <w:rFonts w:ascii="Times New Roman" w:eastAsia="標楷體" w:hAnsi="Times New Roman"/>
        </w:rPr>
      </w:pPr>
      <w:r w:rsidRPr="00960A35">
        <w:rPr>
          <w:rFonts w:ascii="Times New Roman" w:eastAsia="標楷體" w:hAnsi="Times New Roman" w:hint="eastAsia"/>
        </w:rPr>
        <w:t>表</w:t>
      </w:r>
      <w:r w:rsidRPr="00960A35">
        <w:rPr>
          <w:rFonts w:ascii="Times New Roman" w:eastAsia="標楷體" w:hAnsi="Times New Roman"/>
        </w:rPr>
        <w:t>3</w:t>
      </w:r>
      <w:r w:rsidRPr="00960A35">
        <w:rPr>
          <w:rFonts w:ascii="Times New Roman" w:eastAsia="標楷體" w:hAnsi="Times New Roman" w:hint="eastAsia"/>
        </w:rPr>
        <w:t>後端功能</w:t>
      </w:r>
    </w:p>
    <w:tbl>
      <w:tblPr>
        <w:tblpPr w:leftFromText="180" w:rightFromText="180" w:vertAnchor="text" w:horzAnchor="page" w:tblpXSpec="center" w:tblpY="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5977"/>
      </w:tblGrid>
      <w:tr w:rsidR="00E072DF" w:rsidRPr="00960A35" w14:paraId="5573F915" w14:textId="77777777" w:rsidTr="003D119C">
        <w:trPr>
          <w:trHeight w:val="359"/>
        </w:trPr>
        <w:tc>
          <w:tcPr>
            <w:tcW w:w="2240" w:type="dxa"/>
            <w:vAlign w:val="center"/>
          </w:tcPr>
          <w:p w14:paraId="0DA75752" w14:textId="00ADBF44" w:rsidR="00E072DF" w:rsidRPr="00960A35" w:rsidRDefault="00E072DF" w:rsidP="00E072DF">
            <w:pPr>
              <w:jc w:val="center"/>
              <w:rPr>
                <w:rFonts w:ascii="Times New Roman" w:eastAsia="標楷體" w:hAnsi="Times New Roman"/>
              </w:rPr>
            </w:pPr>
            <w:r w:rsidRPr="00960A35">
              <w:rPr>
                <w:rFonts w:ascii="Times New Roman" w:eastAsia="標楷體" w:hAnsi="Times New Roman" w:hint="eastAsia"/>
              </w:rPr>
              <w:t>功能名稱</w:t>
            </w:r>
          </w:p>
        </w:tc>
        <w:tc>
          <w:tcPr>
            <w:tcW w:w="5977" w:type="dxa"/>
            <w:vAlign w:val="center"/>
          </w:tcPr>
          <w:p w14:paraId="67CD9903" w14:textId="254BFCAC" w:rsidR="00E072DF" w:rsidRPr="00960A35" w:rsidRDefault="00E072DF" w:rsidP="00E072DF">
            <w:pPr>
              <w:jc w:val="center"/>
              <w:rPr>
                <w:rFonts w:ascii="Times New Roman" w:eastAsia="標楷體" w:hAnsi="Times New Roman"/>
              </w:rPr>
            </w:pPr>
            <w:r w:rsidRPr="00960A35">
              <w:rPr>
                <w:rFonts w:ascii="Times New Roman" w:eastAsia="標楷體" w:hAnsi="Times New Roman" w:hint="eastAsia"/>
              </w:rPr>
              <w:t>功能說明</w:t>
            </w:r>
          </w:p>
        </w:tc>
      </w:tr>
      <w:tr w:rsidR="00E072DF" w:rsidRPr="00960A35" w14:paraId="643963E7" w14:textId="77777777" w:rsidTr="003D119C">
        <w:trPr>
          <w:trHeight w:val="347"/>
        </w:trPr>
        <w:tc>
          <w:tcPr>
            <w:tcW w:w="2240" w:type="dxa"/>
            <w:vAlign w:val="center"/>
          </w:tcPr>
          <w:p w14:paraId="5D27712B" w14:textId="1952B0DE" w:rsidR="00E072DF" w:rsidRPr="00960A35" w:rsidRDefault="00E072DF" w:rsidP="00E072DF">
            <w:pPr>
              <w:jc w:val="center"/>
              <w:rPr>
                <w:rFonts w:ascii="Times New Roman" w:eastAsia="標楷體" w:hAnsi="Times New Roman"/>
              </w:rPr>
            </w:pPr>
            <w:r>
              <w:rPr>
                <w:rFonts w:ascii="Times New Roman" w:eastAsia="標楷體" w:hAnsi="Times New Roman" w:hint="eastAsia"/>
              </w:rPr>
              <w:t>資料庫管理</w:t>
            </w:r>
          </w:p>
        </w:tc>
        <w:tc>
          <w:tcPr>
            <w:tcW w:w="5977" w:type="dxa"/>
          </w:tcPr>
          <w:p w14:paraId="4D2D76F5" w14:textId="0B87E444" w:rsidR="00E072DF" w:rsidRPr="00960A35" w:rsidRDefault="00E072DF" w:rsidP="00E072DF">
            <w:pPr>
              <w:jc w:val="center"/>
              <w:rPr>
                <w:rFonts w:ascii="Times New Roman" w:eastAsia="標楷體" w:hAnsi="Times New Roman"/>
              </w:rPr>
            </w:pPr>
            <w:r>
              <w:rPr>
                <w:rFonts w:ascii="Times New Roman" w:eastAsia="標楷體" w:hAnsi="Times New Roman" w:hint="eastAsia"/>
              </w:rPr>
              <w:t>管理及維護資料庫系統。</w:t>
            </w:r>
          </w:p>
        </w:tc>
      </w:tr>
      <w:tr w:rsidR="00D6458C" w:rsidRPr="00960A35" w14:paraId="27DBAD29" w14:textId="77777777" w:rsidTr="003D119C">
        <w:trPr>
          <w:trHeight w:val="347"/>
        </w:trPr>
        <w:tc>
          <w:tcPr>
            <w:tcW w:w="2240" w:type="dxa"/>
            <w:vAlign w:val="center"/>
          </w:tcPr>
          <w:p w14:paraId="207D5F80" w14:textId="0C3B221F" w:rsidR="00D6458C" w:rsidRDefault="00D6458C" w:rsidP="00D6458C">
            <w:pPr>
              <w:jc w:val="center"/>
              <w:rPr>
                <w:rFonts w:ascii="Times New Roman" w:eastAsia="標楷體" w:hAnsi="Times New Roman"/>
              </w:rPr>
            </w:pPr>
            <w:r>
              <w:rPr>
                <w:rFonts w:ascii="Times New Roman" w:eastAsia="標楷體" w:hAnsi="Times New Roman" w:hint="eastAsia"/>
              </w:rPr>
              <w:t>存放資料</w:t>
            </w:r>
          </w:p>
        </w:tc>
        <w:tc>
          <w:tcPr>
            <w:tcW w:w="5977" w:type="dxa"/>
          </w:tcPr>
          <w:p w14:paraId="04C58067" w14:textId="5398AF97" w:rsidR="00D6458C" w:rsidRDefault="00D6458C" w:rsidP="00D6458C">
            <w:pPr>
              <w:jc w:val="center"/>
              <w:rPr>
                <w:rFonts w:ascii="Times New Roman" w:eastAsia="標楷體" w:hAnsi="Times New Roman"/>
              </w:rPr>
            </w:pPr>
            <w:r>
              <w:rPr>
                <w:rFonts w:ascii="Times New Roman" w:eastAsia="標楷體" w:hAnsi="Times New Roman" w:hint="eastAsia"/>
              </w:rPr>
              <w:t>存放匯入資料。</w:t>
            </w:r>
          </w:p>
        </w:tc>
      </w:tr>
      <w:tr w:rsidR="00E072DF" w:rsidRPr="00960A35" w14:paraId="44676837" w14:textId="77777777" w:rsidTr="003D119C">
        <w:trPr>
          <w:trHeight w:val="359"/>
        </w:trPr>
        <w:tc>
          <w:tcPr>
            <w:tcW w:w="2240" w:type="dxa"/>
            <w:vAlign w:val="center"/>
          </w:tcPr>
          <w:p w14:paraId="08BA7907" w14:textId="560045D9" w:rsidR="00E072DF" w:rsidRPr="00960A35" w:rsidRDefault="00E072DF" w:rsidP="00E072DF">
            <w:pPr>
              <w:jc w:val="center"/>
              <w:rPr>
                <w:rFonts w:ascii="Times New Roman" w:eastAsia="標楷體" w:hAnsi="Times New Roman"/>
              </w:rPr>
            </w:pPr>
            <w:r w:rsidRPr="00960A35">
              <w:rPr>
                <w:rFonts w:ascii="Times New Roman" w:eastAsia="標楷體" w:hAnsi="Times New Roman" w:hint="eastAsia"/>
              </w:rPr>
              <w:t>資料計算</w:t>
            </w:r>
            <w:r>
              <w:rPr>
                <w:rFonts w:ascii="Times New Roman" w:eastAsia="標楷體" w:hAnsi="Times New Roman" w:hint="eastAsia"/>
              </w:rPr>
              <w:t>、分析</w:t>
            </w:r>
          </w:p>
        </w:tc>
        <w:tc>
          <w:tcPr>
            <w:tcW w:w="5977" w:type="dxa"/>
          </w:tcPr>
          <w:p w14:paraId="74C1A86E" w14:textId="6A2771E1" w:rsidR="00E072DF" w:rsidRPr="00960A35" w:rsidRDefault="00E072DF" w:rsidP="00E072DF">
            <w:pPr>
              <w:jc w:val="center"/>
              <w:rPr>
                <w:rFonts w:ascii="Times New Roman" w:eastAsia="標楷體" w:hAnsi="Times New Roman"/>
              </w:rPr>
            </w:pPr>
            <w:r w:rsidRPr="00960A35">
              <w:rPr>
                <w:rFonts w:ascii="Times New Roman" w:eastAsia="標楷體" w:hAnsi="Times New Roman" w:hint="eastAsia"/>
              </w:rPr>
              <w:t>對匯入的資料進行計算</w:t>
            </w:r>
            <w:r>
              <w:rPr>
                <w:rFonts w:ascii="Times New Roman" w:eastAsia="標楷體" w:hAnsi="Times New Roman" w:hint="eastAsia"/>
              </w:rPr>
              <w:t>、分析。</w:t>
            </w:r>
          </w:p>
        </w:tc>
      </w:tr>
      <w:tr w:rsidR="00E072DF" w:rsidRPr="00960A35" w14:paraId="006D9893" w14:textId="77777777" w:rsidTr="003D119C">
        <w:trPr>
          <w:trHeight w:val="359"/>
        </w:trPr>
        <w:tc>
          <w:tcPr>
            <w:tcW w:w="2240" w:type="dxa"/>
            <w:vAlign w:val="center"/>
          </w:tcPr>
          <w:p w14:paraId="4E15E151" w14:textId="2E457F6B" w:rsidR="00E072DF" w:rsidRPr="00960A35" w:rsidRDefault="00E072DF" w:rsidP="00E072DF">
            <w:pPr>
              <w:jc w:val="center"/>
              <w:rPr>
                <w:rFonts w:ascii="Times New Roman" w:eastAsia="標楷體" w:hAnsi="Times New Roman"/>
              </w:rPr>
            </w:pPr>
            <w:r>
              <w:rPr>
                <w:rFonts w:ascii="Times New Roman" w:eastAsia="標楷體" w:hAnsi="Times New Roman" w:hint="eastAsia"/>
              </w:rPr>
              <w:t>匯入</w:t>
            </w:r>
            <w:r>
              <w:rPr>
                <w:rFonts w:ascii="Times New Roman" w:eastAsia="標楷體" w:hAnsi="Times New Roman" w:hint="eastAsia"/>
              </w:rPr>
              <w:t>/</w:t>
            </w:r>
            <w:r>
              <w:rPr>
                <w:rFonts w:ascii="Times New Roman" w:eastAsia="標楷體" w:hAnsi="Times New Roman" w:hint="eastAsia"/>
              </w:rPr>
              <w:t>匯出檔案</w:t>
            </w:r>
          </w:p>
        </w:tc>
        <w:tc>
          <w:tcPr>
            <w:tcW w:w="5977" w:type="dxa"/>
          </w:tcPr>
          <w:p w14:paraId="3871CA60" w14:textId="1F1C101B" w:rsidR="00E072DF" w:rsidRPr="00960A35" w:rsidRDefault="00E072DF" w:rsidP="00E072DF">
            <w:pPr>
              <w:jc w:val="center"/>
              <w:rPr>
                <w:rFonts w:ascii="Times New Roman" w:eastAsia="標楷體" w:hAnsi="Times New Roman"/>
              </w:rPr>
            </w:pPr>
            <w:r w:rsidRPr="00960A35">
              <w:rPr>
                <w:rFonts w:ascii="Times New Roman" w:eastAsia="標楷體" w:hAnsi="Times New Roman" w:hint="eastAsia"/>
              </w:rPr>
              <w:t>對匯入的資料進行處理</w:t>
            </w:r>
            <w:r>
              <w:rPr>
                <w:rFonts w:ascii="Times New Roman" w:eastAsia="標楷體" w:hAnsi="Times New Roman" w:hint="eastAsia"/>
              </w:rPr>
              <w:t>、紀錄儲存對話內容，匯出資料庫中的檔案至本地端。</w:t>
            </w:r>
          </w:p>
        </w:tc>
      </w:tr>
    </w:tbl>
    <w:p w14:paraId="5E57C4A9" w14:textId="77777777" w:rsidR="00775CC4" w:rsidRDefault="00775CC4" w:rsidP="003D119C">
      <w:pPr>
        <w:spacing w:beforeLines="50" w:before="180" w:afterLines="50" w:after="180"/>
        <w:outlineLvl w:val="2"/>
        <w:rPr>
          <w:rFonts w:ascii="Times New Roman" w:eastAsia="標楷體" w:hAnsi="Times New Roman" w:cs="Times New Roman"/>
          <w:b/>
          <w:color w:val="000000" w:themeColor="text1"/>
        </w:rPr>
      </w:pPr>
    </w:p>
    <w:p w14:paraId="7771DD49" w14:textId="5E791A3D" w:rsidR="006A4A24" w:rsidRPr="00775CC4" w:rsidRDefault="006A4A24" w:rsidP="004C4556">
      <w:pPr>
        <w:pStyle w:val="a3"/>
        <w:numPr>
          <w:ilvl w:val="0"/>
          <w:numId w:val="8"/>
        </w:numPr>
        <w:spacing w:beforeLines="50" w:before="180" w:afterLines="50" w:after="180"/>
        <w:ind w:leftChars="0" w:left="907" w:hanging="482"/>
        <w:outlineLvl w:val="2"/>
        <w:rPr>
          <w:rFonts w:ascii="Times New Roman" w:eastAsia="標楷體" w:hAnsi="Times New Roman" w:cs="Times New Roman"/>
          <w:b/>
          <w:color w:val="000000" w:themeColor="text1"/>
        </w:rPr>
      </w:pPr>
      <w:bookmarkStart w:id="47" w:name="_Toc183991709"/>
      <w:bookmarkStart w:id="48" w:name="_Toc56380525"/>
      <w:bookmarkStart w:id="49" w:name="_Toc184000903"/>
      <w:r w:rsidRPr="002764B5">
        <w:rPr>
          <w:rFonts w:ascii="Times New Roman" w:eastAsia="標楷體" w:hAnsi="Times New Roman" w:cs="Times New Roman"/>
          <w:b/>
          <w:color w:val="000000" w:themeColor="text1"/>
        </w:rPr>
        <w:lastRenderedPageBreak/>
        <w:t>介面需求</w:t>
      </w:r>
      <w:bookmarkEnd w:id="47"/>
      <w:bookmarkEnd w:id="48"/>
      <w:bookmarkEnd w:id="49"/>
    </w:p>
    <w:p w14:paraId="3209F1CF" w14:textId="407B088D" w:rsidR="00F16B4A" w:rsidRPr="002764B5" w:rsidRDefault="00F16B4A" w:rsidP="00751B28">
      <w:pPr>
        <w:spacing w:beforeLines="50" w:before="180" w:afterLines="50" w:after="180"/>
        <w:ind w:firstLineChars="200" w:firstLine="480"/>
        <w:rPr>
          <w:rFonts w:ascii="Times New Roman" w:eastAsia="標楷體" w:hAnsi="Times New Roman" w:cs="Times New Roman"/>
        </w:rPr>
      </w:pPr>
      <w:r w:rsidRPr="002764B5">
        <w:rPr>
          <w:rFonts w:ascii="Times New Roman" w:eastAsia="標楷體" w:hAnsi="Times New Roman" w:cs="Times New Roman"/>
        </w:rPr>
        <w:t>本系統提供簡潔明瞭的介面，讓使用者可以輕鬆在頁面上完成作業流程，</w:t>
      </w:r>
      <w:r w:rsidR="00751B28" w:rsidRPr="002764B5">
        <w:rPr>
          <w:rFonts w:ascii="Times New Roman" w:eastAsia="標楷體" w:hAnsi="Times New Roman" w:cs="Times New Roman"/>
        </w:rPr>
        <w:t>有助於提升使用者</w:t>
      </w:r>
      <w:r w:rsidRPr="002764B5">
        <w:rPr>
          <w:rFonts w:ascii="Times New Roman" w:eastAsia="標楷體" w:hAnsi="Times New Roman" w:cs="Times New Roman"/>
        </w:rPr>
        <w:t>工作效率。</w:t>
      </w:r>
      <w:r w:rsidR="00751B28" w:rsidRPr="002764B5">
        <w:rPr>
          <w:rFonts w:ascii="Times New Roman" w:eastAsia="標楷體" w:hAnsi="Times New Roman" w:cs="Times New Roman"/>
        </w:rPr>
        <w:t>其</w:t>
      </w:r>
      <w:r w:rsidRPr="002764B5">
        <w:rPr>
          <w:rFonts w:ascii="Times New Roman" w:eastAsia="標楷體" w:hAnsi="Times New Roman" w:cs="Times New Roman"/>
        </w:rPr>
        <w:t>輸入介面包括：滑鼠、鍵盤、及能夠連線之網路設備。輸出介面則為螢幕。</w:t>
      </w:r>
    </w:p>
    <w:p w14:paraId="2FF887FE" w14:textId="639B62E6" w:rsidR="6874436C" w:rsidRDefault="6874436C" w:rsidP="004C4556">
      <w:pPr>
        <w:pStyle w:val="a3"/>
        <w:numPr>
          <w:ilvl w:val="0"/>
          <w:numId w:val="8"/>
        </w:numPr>
        <w:spacing w:beforeLines="50" w:before="180" w:afterLines="50" w:after="180"/>
        <w:ind w:leftChars="0" w:left="907" w:hanging="482"/>
        <w:outlineLvl w:val="2"/>
        <w:rPr>
          <w:rFonts w:ascii="Times New Roman" w:eastAsia="標楷體" w:hAnsi="Times New Roman" w:cs="Times New Roman"/>
          <w:b/>
          <w:bCs/>
          <w:color w:val="000000" w:themeColor="text1"/>
        </w:rPr>
      </w:pPr>
      <w:r w:rsidRPr="6874436C">
        <w:rPr>
          <w:rFonts w:ascii="Times New Roman" w:eastAsia="標楷體" w:hAnsi="Times New Roman" w:cs="Times New Roman"/>
          <w:b/>
          <w:bCs/>
          <w:color w:val="000000" w:themeColor="text1"/>
        </w:rPr>
        <w:t xml:space="preserve"> </w:t>
      </w:r>
      <w:bookmarkStart w:id="50" w:name="_Toc183991710"/>
      <w:bookmarkStart w:id="51" w:name="_Toc784739078"/>
      <w:bookmarkStart w:id="52" w:name="_Toc184000904"/>
      <w:r w:rsidRPr="6874436C">
        <w:rPr>
          <w:rFonts w:ascii="Times New Roman" w:eastAsia="標楷體" w:hAnsi="Times New Roman" w:cs="Times New Roman"/>
          <w:b/>
          <w:bCs/>
          <w:color w:val="000000" w:themeColor="text1"/>
        </w:rPr>
        <w:t>作業程序需求</w:t>
      </w:r>
      <w:r w:rsidRPr="6874436C">
        <w:rPr>
          <w:rFonts w:ascii="Times New Roman" w:eastAsia="標楷體" w:hAnsi="Times New Roman" w:cs="Times New Roman"/>
          <w:b/>
          <w:bCs/>
          <w:color w:val="000000" w:themeColor="text1"/>
        </w:rPr>
        <w:t>(</w:t>
      </w:r>
      <w:r w:rsidRPr="6874436C">
        <w:rPr>
          <w:rFonts w:ascii="Times New Roman" w:eastAsia="標楷體" w:hAnsi="Times New Roman" w:cs="Times New Roman"/>
          <w:b/>
          <w:bCs/>
          <w:color w:val="000000" w:themeColor="text1"/>
        </w:rPr>
        <w:t>保險</w:t>
      </w:r>
      <w:r w:rsidRPr="6874436C">
        <w:rPr>
          <w:rFonts w:ascii="Times New Roman" w:eastAsia="標楷體" w:hAnsi="Times New Roman" w:cs="Times New Roman"/>
          <w:b/>
          <w:bCs/>
          <w:color w:val="000000" w:themeColor="text1"/>
        </w:rPr>
        <w:t>)</w:t>
      </w:r>
      <w:bookmarkEnd w:id="50"/>
      <w:bookmarkEnd w:id="51"/>
      <w:bookmarkEnd w:id="52"/>
    </w:p>
    <w:p w14:paraId="468688F7" w14:textId="2EE1659F" w:rsidR="6874436C" w:rsidRDefault="6874436C" w:rsidP="00090BF7">
      <w:pPr>
        <w:spacing w:beforeLines="50" w:before="180" w:afterLines="50" w:after="180"/>
        <w:ind w:leftChars="99" w:left="238"/>
        <w:outlineLvl w:val="2"/>
        <w:rPr>
          <w:rFonts w:ascii="Times New Roman" w:eastAsia="標楷體" w:hAnsi="Times New Roman" w:cs="Times New Roman"/>
          <w:b/>
          <w:bCs/>
          <w:color w:val="000000" w:themeColor="text1"/>
        </w:rPr>
      </w:pPr>
      <w:bookmarkStart w:id="53" w:name="_Toc183991711"/>
      <w:bookmarkStart w:id="54" w:name="_Toc498074576"/>
      <w:bookmarkStart w:id="55" w:name="_Toc184000905"/>
      <w:r w:rsidRPr="6874436C">
        <w:rPr>
          <w:rFonts w:ascii="Times New Roman" w:eastAsia="標楷體" w:hAnsi="Times New Roman" w:cs="Times New Roman"/>
          <w:b/>
          <w:bCs/>
          <w:color w:val="000000" w:themeColor="text1"/>
        </w:rPr>
        <w:t>Client</w:t>
      </w:r>
      <w:r w:rsidRPr="6874436C">
        <w:rPr>
          <w:rFonts w:ascii="Times New Roman" w:eastAsia="標楷體" w:hAnsi="Times New Roman" w:cs="Times New Roman"/>
          <w:b/>
          <w:bCs/>
          <w:color w:val="000000" w:themeColor="text1"/>
        </w:rPr>
        <w:t>端</w:t>
      </w:r>
      <w:bookmarkEnd w:id="53"/>
      <w:bookmarkEnd w:id="54"/>
      <w:bookmarkEnd w:id="55"/>
    </w:p>
    <w:p w14:paraId="5FF12A1E" w14:textId="1905386C" w:rsidR="00581B50" w:rsidRPr="002764B5" w:rsidRDefault="00581B50" w:rsidP="00C438D8">
      <w:pPr>
        <w:pStyle w:val="a3"/>
        <w:numPr>
          <w:ilvl w:val="0"/>
          <w:numId w:val="2"/>
        </w:numPr>
        <w:ind w:leftChars="0" w:hanging="482"/>
        <w:rPr>
          <w:rFonts w:ascii="Times New Roman" w:eastAsia="標楷體" w:hAnsi="Times New Roman" w:cs="Times New Roman"/>
        </w:rPr>
      </w:pPr>
      <w:r w:rsidRPr="002764B5">
        <w:rPr>
          <w:rFonts w:ascii="Times New Roman" w:eastAsia="標楷體" w:hAnsi="Times New Roman" w:cs="Times New Roman"/>
        </w:rPr>
        <w:t>電腦開機後連上網際網路</w:t>
      </w:r>
    </w:p>
    <w:p w14:paraId="24ED6A96" w14:textId="58907797" w:rsidR="00581B50" w:rsidRPr="002764B5" w:rsidRDefault="00581B50" w:rsidP="00C438D8">
      <w:pPr>
        <w:pStyle w:val="a3"/>
        <w:numPr>
          <w:ilvl w:val="0"/>
          <w:numId w:val="2"/>
        </w:numPr>
        <w:ind w:leftChars="0" w:hanging="482"/>
        <w:rPr>
          <w:rFonts w:ascii="Times New Roman" w:eastAsia="標楷體" w:hAnsi="Times New Roman" w:cs="Times New Roman"/>
        </w:rPr>
      </w:pPr>
      <w:r w:rsidRPr="002764B5">
        <w:rPr>
          <w:rFonts w:ascii="Times New Roman" w:eastAsia="標楷體" w:hAnsi="Times New Roman" w:cs="Times New Roman"/>
        </w:rPr>
        <w:t>開啟瀏覽器</w:t>
      </w:r>
    </w:p>
    <w:p w14:paraId="376A35AE" w14:textId="4EC817FE" w:rsidR="6874436C" w:rsidRDefault="6874436C" w:rsidP="6874436C">
      <w:pPr>
        <w:pStyle w:val="a3"/>
        <w:numPr>
          <w:ilvl w:val="0"/>
          <w:numId w:val="2"/>
        </w:numPr>
        <w:ind w:leftChars="0" w:hanging="482"/>
        <w:rPr>
          <w:rFonts w:ascii="Times New Roman" w:eastAsia="標楷體" w:hAnsi="Times New Roman" w:cs="Times New Roman"/>
        </w:rPr>
      </w:pPr>
      <w:r w:rsidRPr="6874436C">
        <w:rPr>
          <w:rFonts w:ascii="Times New Roman" w:eastAsia="標楷體" w:hAnsi="Times New Roman" w:cs="Times New Roman"/>
        </w:rPr>
        <w:t>輸入「保單輸入平台」網址並進入</w:t>
      </w:r>
    </w:p>
    <w:p w14:paraId="12FB8779" w14:textId="3509E08C" w:rsidR="00581B50" w:rsidRPr="002764B5" w:rsidRDefault="00581B50" w:rsidP="00C438D8">
      <w:pPr>
        <w:pStyle w:val="a3"/>
        <w:numPr>
          <w:ilvl w:val="0"/>
          <w:numId w:val="2"/>
        </w:numPr>
        <w:ind w:leftChars="0" w:hanging="482"/>
        <w:rPr>
          <w:rFonts w:ascii="Times New Roman" w:eastAsia="標楷體" w:hAnsi="Times New Roman" w:cs="Times New Roman"/>
        </w:rPr>
      </w:pPr>
      <w:r w:rsidRPr="002764B5">
        <w:rPr>
          <w:rFonts w:ascii="Times New Roman" w:eastAsia="標楷體" w:hAnsi="Times New Roman" w:cs="Times New Roman"/>
        </w:rPr>
        <w:t>用滑鼠或鍵盤選取功能</w:t>
      </w:r>
    </w:p>
    <w:p w14:paraId="130E1222" w14:textId="0F7A7F15" w:rsidR="00581B50" w:rsidRPr="002764B5" w:rsidRDefault="00581B50" w:rsidP="00C438D8">
      <w:pPr>
        <w:pStyle w:val="a3"/>
        <w:numPr>
          <w:ilvl w:val="0"/>
          <w:numId w:val="2"/>
        </w:numPr>
        <w:ind w:leftChars="0" w:hanging="482"/>
        <w:rPr>
          <w:rFonts w:ascii="Times New Roman" w:eastAsia="標楷體" w:hAnsi="Times New Roman" w:cs="Times New Roman"/>
        </w:rPr>
      </w:pPr>
      <w:r w:rsidRPr="002764B5">
        <w:rPr>
          <w:rFonts w:ascii="Times New Roman" w:eastAsia="標楷體" w:hAnsi="Times New Roman" w:cs="Times New Roman"/>
        </w:rPr>
        <w:t>進入首頁畫面</w:t>
      </w:r>
    </w:p>
    <w:p w14:paraId="17858A40" w14:textId="1849D70E" w:rsidR="00581B50" w:rsidRPr="002764B5" w:rsidRDefault="00581B50" w:rsidP="00C438D8">
      <w:pPr>
        <w:pStyle w:val="a3"/>
        <w:numPr>
          <w:ilvl w:val="0"/>
          <w:numId w:val="2"/>
        </w:numPr>
        <w:ind w:leftChars="0" w:hanging="482"/>
        <w:rPr>
          <w:rFonts w:ascii="Times New Roman" w:eastAsia="標楷體" w:hAnsi="Times New Roman" w:cs="Times New Roman"/>
        </w:rPr>
      </w:pPr>
      <w:r w:rsidRPr="002764B5">
        <w:rPr>
          <w:rFonts w:ascii="Times New Roman" w:eastAsia="標楷體" w:hAnsi="Times New Roman" w:cs="Times New Roman"/>
        </w:rPr>
        <w:t>可在功能列選取所需功能</w:t>
      </w:r>
    </w:p>
    <w:p w14:paraId="54779CBE" w14:textId="2879D8A5" w:rsidR="6874436C" w:rsidRPr="00841D36" w:rsidRDefault="00581B50" w:rsidP="00841D36">
      <w:pPr>
        <w:pStyle w:val="a3"/>
        <w:numPr>
          <w:ilvl w:val="0"/>
          <w:numId w:val="2"/>
        </w:numPr>
        <w:ind w:leftChars="0" w:hanging="482"/>
        <w:rPr>
          <w:rFonts w:ascii="Times New Roman" w:eastAsia="標楷體" w:hAnsi="Times New Roman" w:cs="Times New Roman"/>
        </w:rPr>
      </w:pPr>
      <w:r w:rsidRPr="002764B5">
        <w:rPr>
          <w:rFonts w:ascii="Times New Roman" w:eastAsia="標楷體" w:hAnsi="Times New Roman" w:cs="Times New Roman"/>
        </w:rPr>
        <w:t>按「</w:t>
      </w:r>
      <w:r w:rsidR="00796F56">
        <w:rPr>
          <w:rFonts w:ascii="Times New Roman" w:eastAsia="標楷體" w:hAnsi="Times New Roman" w:cs="Times New Roman" w:hint="eastAsia"/>
        </w:rPr>
        <w:t>關閉</w:t>
      </w:r>
      <w:r w:rsidRPr="002764B5">
        <w:rPr>
          <w:rFonts w:ascii="Times New Roman" w:eastAsia="標楷體" w:hAnsi="Times New Roman" w:cs="Times New Roman"/>
        </w:rPr>
        <w:t>」後，即可離開</w:t>
      </w:r>
      <w:r w:rsidR="00796F56">
        <w:rPr>
          <w:rFonts w:ascii="Times New Roman" w:eastAsia="標楷體" w:hAnsi="Times New Roman" w:cs="Times New Roman" w:hint="eastAsia"/>
        </w:rPr>
        <w:t>平台</w:t>
      </w:r>
    </w:p>
    <w:p w14:paraId="2FA4549F" w14:textId="6B55D8AD" w:rsidR="6874436C" w:rsidRDefault="6874436C" w:rsidP="6874436C">
      <w:pPr>
        <w:pStyle w:val="a3"/>
        <w:rPr>
          <w:rFonts w:ascii="Times New Roman" w:eastAsia="標楷體" w:hAnsi="Times New Roman" w:cs="Times New Roman"/>
        </w:rPr>
      </w:pPr>
      <w:r>
        <w:t xml:space="preserve">    </w:t>
      </w:r>
      <w:r w:rsidRPr="000E35FD">
        <w:rPr>
          <w:rFonts w:ascii="Times New Roman" w:eastAsia="標楷體" w:hAnsi="Times New Roman" w:cs="Times New Roman"/>
        </w:rPr>
        <w:t xml:space="preserve"> </w:t>
      </w:r>
    </w:p>
    <w:p w14:paraId="0A3001F7" w14:textId="358F89CB" w:rsidR="6874436C" w:rsidRDefault="6874436C" w:rsidP="6874436C">
      <w:pPr>
        <w:pStyle w:val="a3"/>
        <w:spacing w:beforeLines="50" w:before="180" w:afterLines="50" w:after="180"/>
        <w:ind w:left="962" w:hanging="482"/>
        <w:outlineLvl w:val="2"/>
        <w:rPr>
          <w:rFonts w:ascii="Times New Roman" w:eastAsia="標楷體" w:hAnsi="Times New Roman" w:cs="Times New Roman"/>
          <w:b/>
          <w:bCs/>
          <w:color w:val="000000" w:themeColor="text1"/>
        </w:rPr>
      </w:pPr>
    </w:p>
    <w:p w14:paraId="1A6949EB" w14:textId="2E1789AF" w:rsidR="6874436C" w:rsidRDefault="6874436C" w:rsidP="004C4556">
      <w:pPr>
        <w:pStyle w:val="a3"/>
        <w:numPr>
          <w:ilvl w:val="0"/>
          <w:numId w:val="8"/>
        </w:numPr>
        <w:spacing w:beforeLines="50" w:before="180" w:afterLines="50" w:after="180"/>
        <w:ind w:leftChars="0" w:left="907" w:hanging="482"/>
        <w:outlineLvl w:val="2"/>
        <w:rPr>
          <w:rFonts w:ascii="Times New Roman" w:eastAsia="標楷體" w:hAnsi="Times New Roman" w:cs="Times New Roman"/>
          <w:b/>
          <w:bCs/>
          <w:color w:val="000000" w:themeColor="text1"/>
        </w:rPr>
      </w:pPr>
      <w:bookmarkStart w:id="56" w:name="_Toc183991712"/>
      <w:bookmarkStart w:id="57" w:name="_Toc1386472377"/>
      <w:bookmarkStart w:id="58" w:name="_Toc184000906"/>
      <w:r w:rsidRPr="6874436C">
        <w:rPr>
          <w:rFonts w:ascii="Times New Roman" w:eastAsia="標楷體" w:hAnsi="Times New Roman" w:cs="Times New Roman"/>
          <w:b/>
          <w:bCs/>
          <w:color w:val="000000" w:themeColor="text1"/>
        </w:rPr>
        <w:t>作業程序需求</w:t>
      </w:r>
      <w:r w:rsidRPr="6874436C">
        <w:rPr>
          <w:rFonts w:ascii="Times New Roman" w:eastAsia="標楷體" w:hAnsi="Times New Roman" w:cs="Times New Roman"/>
          <w:b/>
          <w:bCs/>
          <w:color w:val="000000" w:themeColor="text1"/>
        </w:rPr>
        <w:t>(</w:t>
      </w:r>
      <w:r w:rsidRPr="6874436C">
        <w:rPr>
          <w:rFonts w:ascii="Times New Roman" w:eastAsia="標楷體" w:hAnsi="Times New Roman" w:cs="Times New Roman"/>
          <w:b/>
          <w:bCs/>
          <w:color w:val="000000" w:themeColor="text1"/>
        </w:rPr>
        <w:t>股票</w:t>
      </w:r>
      <w:r w:rsidRPr="6874436C">
        <w:rPr>
          <w:rFonts w:ascii="Times New Roman" w:eastAsia="標楷體" w:hAnsi="Times New Roman" w:cs="Times New Roman"/>
          <w:b/>
          <w:bCs/>
          <w:color w:val="000000" w:themeColor="text1"/>
        </w:rPr>
        <w:t>)</w:t>
      </w:r>
      <w:bookmarkEnd w:id="56"/>
      <w:bookmarkEnd w:id="57"/>
      <w:bookmarkEnd w:id="58"/>
    </w:p>
    <w:p w14:paraId="5570320D" w14:textId="758B5FB2" w:rsidR="6874436C" w:rsidRDefault="6874436C" w:rsidP="6874436C">
      <w:pPr>
        <w:pStyle w:val="a3"/>
        <w:spacing w:beforeLines="50" w:before="180" w:afterLines="50" w:after="180"/>
        <w:ind w:left="962" w:hanging="482"/>
        <w:rPr>
          <w:rFonts w:ascii="Times New Roman" w:eastAsia="標楷體" w:hAnsi="Times New Roman" w:cs="Times New Roman"/>
          <w:b/>
          <w:bCs/>
          <w:color w:val="000000" w:themeColor="text1"/>
        </w:rPr>
      </w:pPr>
      <w:r>
        <w:t xml:space="preserve">         </w:t>
      </w:r>
      <w:r w:rsidRPr="6874436C">
        <w:rPr>
          <w:rFonts w:ascii="Times New Roman" w:eastAsia="標楷體" w:hAnsi="Times New Roman" w:cs="Times New Roman"/>
          <w:b/>
          <w:bCs/>
          <w:color w:val="000000" w:themeColor="text1"/>
        </w:rPr>
        <w:t>Client</w:t>
      </w:r>
      <w:r w:rsidRPr="6874436C">
        <w:rPr>
          <w:rFonts w:ascii="Times New Roman" w:eastAsia="標楷體" w:hAnsi="Times New Roman" w:cs="Times New Roman"/>
          <w:b/>
          <w:bCs/>
          <w:color w:val="000000" w:themeColor="text1"/>
        </w:rPr>
        <w:t>端</w:t>
      </w:r>
    </w:p>
    <w:p w14:paraId="3A4C748D" w14:textId="51958A3A"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1.  </w:t>
      </w:r>
      <w:r w:rsidRPr="6874436C">
        <w:rPr>
          <w:rFonts w:ascii="Times New Roman" w:eastAsia="標楷體" w:hAnsi="Times New Roman" w:cs="Times New Roman"/>
        </w:rPr>
        <w:t>電腦開機後連上網際網路</w:t>
      </w:r>
    </w:p>
    <w:p w14:paraId="6201A7FA" w14:textId="42255F79"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2.  </w:t>
      </w:r>
      <w:r w:rsidRPr="6874436C">
        <w:rPr>
          <w:rFonts w:ascii="Times New Roman" w:eastAsia="標楷體" w:hAnsi="Times New Roman" w:cs="Times New Roman"/>
        </w:rPr>
        <w:t>開啟瀏覽器</w:t>
      </w:r>
    </w:p>
    <w:p w14:paraId="03754FA2" w14:textId="79C87C2B"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3.  </w:t>
      </w:r>
      <w:r w:rsidRPr="6874436C">
        <w:rPr>
          <w:rFonts w:ascii="Times New Roman" w:eastAsia="標楷體" w:hAnsi="Times New Roman" w:cs="Times New Roman"/>
        </w:rPr>
        <w:t>輸入「股票資訊平台」網址並進入</w:t>
      </w:r>
    </w:p>
    <w:p w14:paraId="5456BEEA" w14:textId="6D2A491A"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4.  </w:t>
      </w:r>
      <w:r w:rsidRPr="6874436C">
        <w:rPr>
          <w:rFonts w:ascii="Times New Roman" w:eastAsia="標楷體" w:hAnsi="Times New Roman" w:cs="Times New Roman"/>
        </w:rPr>
        <w:t>用滑鼠或鍵盤選取功能</w:t>
      </w:r>
    </w:p>
    <w:p w14:paraId="6B0AB7B0" w14:textId="6CB62124"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5.  </w:t>
      </w:r>
      <w:r w:rsidRPr="6874436C">
        <w:rPr>
          <w:rFonts w:ascii="Times New Roman" w:eastAsia="標楷體" w:hAnsi="Times New Roman" w:cs="Times New Roman"/>
        </w:rPr>
        <w:t>進入首頁畫面</w:t>
      </w:r>
    </w:p>
    <w:p w14:paraId="681A5CFB" w14:textId="3EEB0950"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6.  </w:t>
      </w:r>
      <w:r w:rsidRPr="6874436C">
        <w:rPr>
          <w:rFonts w:ascii="Times New Roman" w:eastAsia="標楷體" w:hAnsi="Times New Roman" w:cs="Times New Roman"/>
        </w:rPr>
        <w:t>可在功能列選取所需功能</w:t>
      </w:r>
    </w:p>
    <w:p w14:paraId="1AD33711" w14:textId="75C6B93F"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7.  </w:t>
      </w:r>
      <w:r w:rsidRPr="6874436C">
        <w:rPr>
          <w:rFonts w:ascii="Times New Roman" w:eastAsia="標楷體" w:hAnsi="Times New Roman" w:cs="Times New Roman"/>
        </w:rPr>
        <w:t>按「關閉」後，即可離開平台</w:t>
      </w:r>
    </w:p>
    <w:p w14:paraId="1B4F4FC5" w14:textId="3886C050" w:rsidR="6874436C" w:rsidRDefault="6874436C" w:rsidP="004C4556">
      <w:pPr>
        <w:pStyle w:val="a3"/>
        <w:numPr>
          <w:ilvl w:val="0"/>
          <w:numId w:val="8"/>
        </w:numPr>
        <w:spacing w:beforeLines="50" w:before="180" w:afterLines="50" w:after="180" w:line="259" w:lineRule="auto"/>
        <w:ind w:leftChars="0"/>
        <w:rPr>
          <w:rFonts w:ascii="Times New Roman" w:eastAsia="標楷體" w:hAnsi="Times New Roman" w:cs="Times New Roman"/>
          <w:b/>
          <w:bCs/>
          <w:color w:val="000000" w:themeColor="text1"/>
        </w:rPr>
      </w:pPr>
      <w:r w:rsidRPr="6874436C">
        <w:rPr>
          <w:rFonts w:ascii="Times New Roman" w:eastAsia="標楷體" w:hAnsi="Times New Roman" w:cs="Times New Roman"/>
          <w:b/>
          <w:bCs/>
          <w:color w:val="000000" w:themeColor="text1"/>
        </w:rPr>
        <w:t>作業程序需求</w:t>
      </w:r>
      <w:r w:rsidRPr="6874436C">
        <w:rPr>
          <w:rFonts w:ascii="Times New Roman" w:eastAsia="標楷體" w:hAnsi="Times New Roman" w:cs="Times New Roman"/>
          <w:b/>
          <w:bCs/>
          <w:color w:val="000000" w:themeColor="text1"/>
        </w:rPr>
        <w:t>(</w:t>
      </w:r>
      <w:r w:rsidRPr="6874436C">
        <w:rPr>
          <w:rFonts w:ascii="Times New Roman" w:eastAsia="標楷體" w:hAnsi="Times New Roman" w:cs="Times New Roman"/>
          <w:b/>
          <w:bCs/>
          <w:color w:val="000000" w:themeColor="text1"/>
        </w:rPr>
        <w:t>智慧服務</w:t>
      </w:r>
      <w:r w:rsidRPr="6874436C">
        <w:rPr>
          <w:rFonts w:ascii="Times New Roman" w:eastAsia="標楷體" w:hAnsi="Times New Roman" w:cs="Times New Roman"/>
          <w:b/>
          <w:bCs/>
          <w:color w:val="000000" w:themeColor="text1"/>
        </w:rPr>
        <w:t>)</w:t>
      </w:r>
    </w:p>
    <w:p w14:paraId="2C5686A4" w14:textId="1F7AFDCF" w:rsidR="6874436C" w:rsidRDefault="6874436C" w:rsidP="6874436C">
      <w:pPr>
        <w:pStyle w:val="a3"/>
        <w:spacing w:beforeLines="50" w:before="180" w:afterLines="50" w:after="180"/>
        <w:ind w:left="962" w:hanging="482"/>
        <w:rPr>
          <w:rFonts w:ascii="Times New Roman" w:eastAsia="標楷體" w:hAnsi="Times New Roman" w:cs="Times New Roman"/>
          <w:b/>
          <w:bCs/>
          <w:color w:val="000000" w:themeColor="text1"/>
        </w:rPr>
      </w:pPr>
      <w:r>
        <w:t xml:space="preserve">          </w:t>
      </w:r>
      <w:r w:rsidRPr="6874436C">
        <w:rPr>
          <w:rFonts w:ascii="Times New Roman" w:eastAsia="標楷體" w:hAnsi="Times New Roman" w:cs="Times New Roman"/>
          <w:b/>
          <w:bCs/>
          <w:color w:val="000000" w:themeColor="text1"/>
        </w:rPr>
        <w:t>Client</w:t>
      </w:r>
      <w:r w:rsidRPr="6874436C">
        <w:rPr>
          <w:rFonts w:ascii="Times New Roman" w:eastAsia="標楷體" w:hAnsi="Times New Roman" w:cs="Times New Roman"/>
          <w:b/>
          <w:bCs/>
          <w:color w:val="000000" w:themeColor="text1"/>
        </w:rPr>
        <w:t>端</w:t>
      </w:r>
    </w:p>
    <w:p w14:paraId="0841E02D" w14:textId="51958A3A"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1.  </w:t>
      </w:r>
      <w:r w:rsidRPr="6874436C">
        <w:rPr>
          <w:rFonts w:ascii="Times New Roman" w:eastAsia="標楷體" w:hAnsi="Times New Roman" w:cs="Times New Roman"/>
        </w:rPr>
        <w:t>電腦開機後連上網際網路</w:t>
      </w:r>
    </w:p>
    <w:p w14:paraId="256EFDD5" w14:textId="42255F79"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2.  </w:t>
      </w:r>
      <w:r w:rsidRPr="6874436C">
        <w:rPr>
          <w:rFonts w:ascii="Times New Roman" w:eastAsia="標楷體" w:hAnsi="Times New Roman" w:cs="Times New Roman"/>
        </w:rPr>
        <w:t>開啟瀏覽器</w:t>
      </w:r>
    </w:p>
    <w:p w14:paraId="24F9CC1B" w14:textId="1881D00B"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3.  </w:t>
      </w:r>
      <w:r w:rsidRPr="6874436C">
        <w:rPr>
          <w:rFonts w:ascii="Times New Roman" w:eastAsia="標楷體" w:hAnsi="Times New Roman" w:cs="Times New Roman"/>
        </w:rPr>
        <w:t>輸入「穀</w:t>
      </w:r>
      <w:r w:rsidR="003D119C">
        <w:rPr>
          <w:rFonts w:ascii="Times New Roman" w:eastAsia="標楷體" w:hAnsi="Times New Roman" w:cs="Times New Roman" w:hint="eastAsia"/>
        </w:rPr>
        <w:t>寶</w:t>
      </w:r>
      <w:r w:rsidRPr="6874436C">
        <w:rPr>
          <w:rFonts w:ascii="Times New Roman" w:eastAsia="標楷體" w:hAnsi="Times New Roman" w:cs="Times New Roman"/>
        </w:rPr>
        <w:t>」網址並進入</w:t>
      </w:r>
    </w:p>
    <w:p w14:paraId="0FBC8527" w14:textId="2E7BA57B"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4.  </w:t>
      </w:r>
      <w:r w:rsidRPr="6874436C">
        <w:rPr>
          <w:rFonts w:ascii="Times New Roman" w:eastAsia="標楷體" w:hAnsi="Times New Roman" w:cs="Times New Roman"/>
        </w:rPr>
        <w:t>進入首頁畫面</w:t>
      </w:r>
    </w:p>
    <w:p w14:paraId="5327AEDD" w14:textId="65D073F6"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5.  </w:t>
      </w:r>
      <w:r w:rsidRPr="6874436C">
        <w:rPr>
          <w:rFonts w:ascii="Times New Roman" w:eastAsia="標楷體" w:hAnsi="Times New Roman" w:cs="Times New Roman"/>
        </w:rPr>
        <w:t>詢問</w:t>
      </w:r>
      <w:r w:rsidRPr="6874436C">
        <w:rPr>
          <w:rFonts w:ascii="Times New Roman" w:eastAsia="標楷體" w:hAnsi="Times New Roman" w:cs="Times New Roman"/>
        </w:rPr>
        <w:t>ai</w:t>
      </w:r>
      <w:r w:rsidRPr="6874436C">
        <w:rPr>
          <w:rFonts w:ascii="Times New Roman" w:eastAsia="標楷體" w:hAnsi="Times New Roman" w:cs="Times New Roman"/>
        </w:rPr>
        <w:t>問題</w:t>
      </w:r>
    </w:p>
    <w:p w14:paraId="317FC326" w14:textId="3EEB0950" w:rsidR="6874436C" w:rsidRDefault="6874436C" w:rsidP="6874436C">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6.  </w:t>
      </w:r>
      <w:r w:rsidRPr="6874436C">
        <w:rPr>
          <w:rFonts w:ascii="Times New Roman" w:eastAsia="標楷體" w:hAnsi="Times New Roman" w:cs="Times New Roman"/>
        </w:rPr>
        <w:t>可在功能列選取所需功能</w:t>
      </w:r>
    </w:p>
    <w:p w14:paraId="49F1F7E9" w14:textId="454EF1BA" w:rsidR="4F125189" w:rsidRPr="002538DD" w:rsidRDefault="6874436C" w:rsidP="002538DD">
      <w:pPr>
        <w:pStyle w:val="a3"/>
        <w:ind w:left="962" w:hanging="482"/>
        <w:rPr>
          <w:rFonts w:ascii="Times New Roman" w:eastAsia="標楷體" w:hAnsi="Times New Roman" w:cs="Times New Roman"/>
        </w:rPr>
      </w:pPr>
      <w:r w:rsidRPr="6874436C">
        <w:rPr>
          <w:rFonts w:ascii="Times New Roman" w:eastAsia="標楷體" w:hAnsi="Times New Roman" w:cs="Times New Roman"/>
        </w:rPr>
        <w:t xml:space="preserve">7.  </w:t>
      </w:r>
      <w:r w:rsidRPr="6874436C">
        <w:rPr>
          <w:rFonts w:ascii="Times New Roman" w:eastAsia="標楷體" w:hAnsi="Times New Roman" w:cs="Times New Roman"/>
        </w:rPr>
        <w:t>按「關閉」後，即可離開平台</w:t>
      </w:r>
    </w:p>
    <w:p w14:paraId="26FFF8B1" w14:textId="66A4E937" w:rsidR="000E2770" w:rsidRPr="002764B5" w:rsidRDefault="00E04465" w:rsidP="004C4556">
      <w:pPr>
        <w:pStyle w:val="a3"/>
        <w:numPr>
          <w:ilvl w:val="0"/>
          <w:numId w:val="8"/>
        </w:numPr>
        <w:spacing w:beforeLines="50" w:before="180" w:afterLines="50" w:after="180"/>
        <w:ind w:leftChars="0" w:left="907" w:hanging="482"/>
        <w:outlineLvl w:val="2"/>
        <w:rPr>
          <w:rFonts w:ascii="Times New Roman" w:eastAsia="標楷體" w:hAnsi="Times New Roman" w:cs="Times New Roman"/>
          <w:b/>
          <w:color w:val="000000" w:themeColor="text1"/>
        </w:rPr>
      </w:pPr>
      <w:r w:rsidRPr="002764B5">
        <w:rPr>
          <w:rFonts w:ascii="Times New Roman" w:eastAsia="標楷體" w:hAnsi="Times New Roman" w:cs="Times New Roman"/>
          <w:b/>
          <w:color w:val="000000" w:themeColor="text1"/>
        </w:rPr>
        <w:lastRenderedPageBreak/>
        <w:t xml:space="preserve"> </w:t>
      </w:r>
      <w:bookmarkStart w:id="59" w:name="_Toc183991713"/>
      <w:bookmarkStart w:id="60" w:name="_Toc1913893638"/>
      <w:bookmarkStart w:id="61" w:name="_Toc184000907"/>
      <w:r w:rsidR="000E2770" w:rsidRPr="002764B5">
        <w:rPr>
          <w:rFonts w:ascii="Times New Roman" w:eastAsia="標楷體" w:hAnsi="Times New Roman" w:cs="Times New Roman"/>
          <w:b/>
          <w:color w:val="000000" w:themeColor="text1"/>
        </w:rPr>
        <w:t>品質需求</w:t>
      </w:r>
      <w:bookmarkEnd w:id="59"/>
      <w:bookmarkEnd w:id="60"/>
      <w:bookmarkEnd w:id="61"/>
    </w:p>
    <w:p w14:paraId="6F6407E9" w14:textId="6E6E5D39" w:rsidR="00FE57B7" w:rsidRPr="002764B5" w:rsidRDefault="007B7128" w:rsidP="00FE57B7">
      <w:pPr>
        <w:overflowPunct w:val="0"/>
        <w:spacing w:beforeLines="50" w:before="180" w:afterLines="50" w:after="180"/>
        <w:ind w:firstLineChars="200" w:firstLine="480"/>
        <w:rPr>
          <w:rFonts w:ascii="Times New Roman" w:eastAsia="標楷體" w:hAnsi="Times New Roman" w:cs="Times New Roman"/>
        </w:rPr>
      </w:pPr>
      <w:r w:rsidRPr="002764B5">
        <w:rPr>
          <w:rFonts w:ascii="Times New Roman" w:eastAsia="標楷體" w:hAnsi="Times New Roman" w:cs="Times New Roman"/>
        </w:rPr>
        <w:t>本系統</w:t>
      </w:r>
      <w:r w:rsidR="0029358F">
        <w:rPr>
          <w:rFonts w:ascii="Times New Roman" w:eastAsia="標楷體" w:hAnsi="Times New Roman" w:cs="Times New Roman" w:hint="eastAsia"/>
        </w:rPr>
        <w:t>提供</w:t>
      </w:r>
      <w:r w:rsidR="0029358F" w:rsidRPr="0029358F">
        <w:rPr>
          <w:rFonts w:ascii="Times New Roman" w:eastAsia="標楷體" w:hAnsi="Times New Roman" w:cs="Times New Roman" w:hint="eastAsia"/>
        </w:rPr>
        <w:t>高效、準確且以客戶為導向的解決方案</w:t>
      </w:r>
      <w:r w:rsidRPr="002764B5">
        <w:rPr>
          <w:rFonts w:ascii="Times New Roman" w:eastAsia="標楷體" w:hAnsi="Times New Roman" w:cs="Times New Roman"/>
        </w:rPr>
        <w:t>，</w:t>
      </w:r>
      <w:r w:rsidR="0029358F">
        <w:rPr>
          <w:rFonts w:ascii="Times New Roman" w:eastAsia="標楷體" w:hAnsi="Times New Roman" w:cs="Times New Roman" w:hint="eastAsia"/>
        </w:rPr>
        <w:t>並</w:t>
      </w:r>
      <w:r w:rsidR="0029358F" w:rsidRPr="0029358F">
        <w:rPr>
          <w:rFonts w:ascii="Times New Roman" w:eastAsia="標楷體" w:hAnsi="Times New Roman" w:cs="Times New Roman" w:hint="eastAsia"/>
        </w:rPr>
        <w:t>實現智能理賠處理和即時的個性化支持</w:t>
      </w:r>
      <w:r w:rsidR="0029358F">
        <w:rPr>
          <w:rFonts w:ascii="Times New Roman" w:eastAsia="標楷體" w:hAnsi="Times New Roman" w:cs="Times New Roman" w:hint="eastAsia"/>
        </w:rPr>
        <w:t>，</w:t>
      </w:r>
      <w:r w:rsidRPr="002764B5">
        <w:rPr>
          <w:rFonts w:ascii="Times New Roman" w:eastAsia="標楷體" w:hAnsi="Times New Roman" w:cs="Times New Roman"/>
        </w:rPr>
        <w:t>讓使用者能夠即時</w:t>
      </w:r>
      <w:r w:rsidR="0029358F">
        <w:rPr>
          <w:rFonts w:ascii="Times New Roman" w:eastAsia="標楷體" w:hAnsi="Times New Roman" w:cs="Times New Roman" w:hint="eastAsia"/>
        </w:rPr>
        <w:t>且獲取所需資訊，且</w:t>
      </w:r>
      <w:r w:rsidRPr="002764B5">
        <w:rPr>
          <w:rFonts w:ascii="Times New Roman" w:eastAsia="標楷體" w:hAnsi="Times New Roman" w:cs="Times New Roman"/>
        </w:rPr>
        <w:t>能夠對系統的</w:t>
      </w:r>
      <w:r w:rsidR="04D2F985" w:rsidRPr="04D2F985">
        <w:rPr>
          <w:rFonts w:ascii="Times New Roman" w:eastAsia="標楷體" w:hAnsi="Times New Roman"/>
        </w:rPr>
        <w:t>保單與股票輸入系統</w:t>
      </w:r>
      <w:r w:rsidR="0029358F">
        <w:rPr>
          <w:rFonts w:ascii="Times New Roman" w:eastAsia="標楷體" w:hAnsi="Times New Roman" w:cs="Times New Roman" w:hint="eastAsia"/>
        </w:rPr>
        <w:t>進行</w:t>
      </w:r>
      <w:r w:rsidRPr="002764B5">
        <w:rPr>
          <w:rFonts w:ascii="Times New Roman" w:eastAsia="標楷體" w:hAnsi="Times New Roman" w:cs="Times New Roman"/>
        </w:rPr>
        <w:t>操作，可達到高效率、使用</w:t>
      </w:r>
      <w:r w:rsidR="00D103C9">
        <w:rPr>
          <w:rFonts w:ascii="Times New Roman" w:eastAsia="標楷體" w:hAnsi="Times New Roman" w:cs="Times New Roman" w:hint="eastAsia"/>
        </w:rPr>
        <w:t>簡易性，也提高了</w:t>
      </w:r>
      <w:r w:rsidR="00D103C9" w:rsidRPr="00D103C9">
        <w:rPr>
          <w:rFonts w:ascii="Times New Roman" w:eastAsia="標楷體" w:hAnsi="Times New Roman" w:cs="Times New Roman" w:hint="eastAsia"/>
        </w:rPr>
        <w:t>獲取訊息的便捷性</w:t>
      </w:r>
      <w:r w:rsidRPr="002764B5">
        <w:rPr>
          <w:rFonts w:ascii="Times New Roman" w:eastAsia="標楷體" w:hAnsi="Times New Roman" w:cs="Times New Roman"/>
        </w:rPr>
        <w:t>。</w:t>
      </w:r>
    </w:p>
    <w:p w14:paraId="1CCCDC9F" w14:textId="2775A97F" w:rsidR="00FE57B7" w:rsidRPr="002764B5" w:rsidRDefault="00E04465" w:rsidP="004C4556">
      <w:pPr>
        <w:pStyle w:val="a3"/>
        <w:numPr>
          <w:ilvl w:val="0"/>
          <w:numId w:val="8"/>
        </w:numPr>
        <w:spacing w:beforeLines="50" w:before="180" w:afterLines="50" w:after="180"/>
        <w:ind w:leftChars="0" w:left="907" w:hanging="482"/>
        <w:outlineLvl w:val="2"/>
        <w:rPr>
          <w:rFonts w:ascii="Times New Roman" w:eastAsia="標楷體" w:hAnsi="Times New Roman" w:cs="Times New Roman"/>
          <w:b/>
          <w:color w:val="000000" w:themeColor="text1"/>
        </w:rPr>
      </w:pPr>
      <w:r w:rsidRPr="002764B5">
        <w:rPr>
          <w:rFonts w:ascii="Times New Roman" w:eastAsia="標楷體" w:hAnsi="Times New Roman" w:cs="Times New Roman"/>
          <w:b/>
          <w:color w:val="FF0000"/>
        </w:rPr>
        <w:t xml:space="preserve"> </w:t>
      </w:r>
      <w:bookmarkStart w:id="62" w:name="_Toc183991714"/>
      <w:bookmarkStart w:id="63" w:name="_Toc1633091638"/>
      <w:bookmarkStart w:id="64" w:name="_Toc184000908"/>
      <w:r w:rsidR="00FE57B7" w:rsidRPr="002764B5">
        <w:rPr>
          <w:rFonts w:ascii="Times New Roman" w:eastAsia="標楷體" w:hAnsi="Times New Roman" w:cs="Times New Roman"/>
          <w:b/>
          <w:color w:val="000000" w:themeColor="text1"/>
        </w:rPr>
        <w:t>安全需求</w:t>
      </w:r>
      <w:bookmarkEnd w:id="62"/>
      <w:bookmarkEnd w:id="63"/>
      <w:bookmarkEnd w:id="64"/>
    </w:p>
    <w:p w14:paraId="33F47371" w14:textId="75A57D43" w:rsidR="00FE57B7" w:rsidRPr="002764B5" w:rsidRDefault="00D103C9" w:rsidP="002361CE">
      <w:pPr>
        <w:spacing w:beforeLines="50" w:before="180" w:afterLines="50" w:after="180"/>
        <w:ind w:leftChars="200" w:left="480" w:firstLineChars="200" w:firstLine="480"/>
        <w:rPr>
          <w:rFonts w:ascii="Times New Roman" w:eastAsia="標楷體" w:hAnsi="Times New Roman" w:cs="Times New Roman"/>
        </w:rPr>
      </w:pPr>
      <w:r>
        <w:rPr>
          <w:rFonts w:ascii="Times New Roman" w:eastAsia="標楷體" w:hAnsi="Times New Roman" w:cs="Times New Roman" w:hint="eastAsia"/>
        </w:rPr>
        <w:t>本</w:t>
      </w:r>
      <w:r w:rsidRPr="00D103C9">
        <w:rPr>
          <w:rFonts w:ascii="Times New Roman" w:eastAsia="標楷體" w:hAnsi="Times New Roman" w:cs="Times New Roman" w:hint="eastAsia"/>
        </w:rPr>
        <w:t>系統是在本地運行，無須連接互聯網，因此能夠支援不聯網的諮詢服務，確保</w:t>
      </w:r>
      <w:r>
        <w:rPr>
          <w:rFonts w:ascii="Times New Roman" w:eastAsia="標楷體" w:hAnsi="Times New Roman" w:cs="Times New Roman" w:hint="eastAsia"/>
        </w:rPr>
        <w:t>使用者</w:t>
      </w:r>
      <w:r w:rsidR="1A77A825" w:rsidRPr="1A77A825">
        <w:rPr>
          <w:rFonts w:ascii="Times New Roman" w:eastAsia="標楷體" w:hAnsi="Times New Roman" w:cs="Times New Roman"/>
        </w:rPr>
        <w:t>個人資訊</w:t>
      </w:r>
      <w:r w:rsidR="2EE3EA74" w:rsidRPr="2EE3EA74">
        <w:rPr>
          <w:rFonts w:ascii="Times New Roman" w:eastAsia="標楷體" w:hAnsi="Times New Roman" w:cs="Times New Roman"/>
        </w:rPr>
        <w:t>與對話不會以任何形式存在於本地以外之伺服器中，</w:t>
      </w:r>
      <w:r w:rsidR="3814CE74" w:rsidRPr="3814CE74">
        <w:rPr>
          <w:rFonts w:ascii="Times New Roman" w:eastAsia="標楷體" w:hAnsi="Times New Roman" w:cs="Times New Roman"/>
        </w:rPr>
        <w:t>有效避免</w:t>
      </w:r>
      <w:r w:rsidRPr="00D103C9">
        <w:rPr>
          <w:rFonts w:ascii="Times New Roman" w:eastAsia="標楷體" w:hAnsi="Times New Roman" w:cs="Times New Roman" w:hint="eastAsia"/>
        </w:rPr>
        <w:t>資料外洩的</w:t>
      </w:r>
      <w:r w:rsidR="3814CE74" w:rsidRPr="3814CE74">
        <w:rPr>
          <w:rFonts w:ascii="Times New Roman" w:eastAsia="標楷體" w:hAnsi="Times New Roman" w:cs="Times New Roman"/>
        </w:rPr>
        <w:t>風險</w:t>
      </w:r>
      <w:r w:rsidRPr="00D103C9">
        <w:rPr>
          <w:rFonts w:ascii="Times New Roman" w:eastAsia="標楷體" w:hAnsi="Times New Roman" w:cs="Times New Roman" w:hint="eastAsia"/>
        </w:rPr>
        <w:t>，用戶可以放心依賴</w:t>
      </w:r>
      <w:r>
        <w:rPr>
          <w:rFonts w:ascii="Times New Roman" w:eastAsia="標楷體" w:hAnsi="Times New Roman" w:cs="Times New Roman" w:hint="eastAsia"/>
        </w:rPr>
        <w:t>本</w:t>
      </w:r>
      <w:r w:rsidRPr="00D103C9">
        <w:rPr>
          <w:rFonts w:ascii="Times New Roman" w:eastAsia="標楷體" w:hAnsi="Times New Roman" w:cs="Times New Roman" w:hint="eastAsia"/>
        </w:rPr>
        <w:t>系統來獲取準確可靠的資訊。</w:t>
      </w:r>
    </w:p>
    <w:p w14:paraId="67EBE271" w14:textId="77777777" w:rsidR="009A6505" w:rsidRPr="002764B5" w:rsidRDefault="009A6505" w:rsidP="002361CE">
      <w:pPr>
        <w:spacing w:beforeLines="50" w:before="180" w:afterLines="50" w:after="180"/>
        <w:ind w:leftChars="200" w:left="480" w:firstLineChars="200" w:firstLine="480"/>
        <w:rPr>
          <w:rFonts w:ascii="Times New Roman" w:eastAsia="標楷體" w:hAnsi="Times New Roman" w:cs="Times New Roman"/>
        </w:rPr>
      </w:pPr>
    </w:p>
    <w:p w14:paraId="422A56F8" w14:textId="40F0C60C" w:rsidR="008E7407" w:rsidRPr="002764B5" w:rsidRDefault="008E7407" w:rsidP="004C4556">
      <w:pPr>
        <w:pStyle w:val="a3"/>
        <w:numPr>
          <w:ilvl w:val="0"/>
          <w:numId w:val="9"/>
        </w:numPr>
        <w:spacing w:beforeLines="50" w:before="180" w:afterLines="50" w:after="180"/>
        <w:ind w:leftChars="0" w:left="482" w:hanging="482"/>
        <w:outlineLvl w:val="1"/>
        <w:rPr>
          <w:rFonts w:ascii="Times New Roman" w:eastAsia="標楷體" w:hAnsi="Times New Roman" w:cs="Times New Roman"/>
          <w:b/>
          <w:color w:val="000000" w:themeColor="text1"/>
        </w:rPr>
      </w:pPr>
      <w:bookmarkStart w:id="65" w:name="_Toc183991715"/>
      <w:bookmarkStart w:id="66" w:name="_Toc250276471"/>
      <w:bookmarkStart w:id="67" w:name="_Toc184000909"/>
      <w:r w:rsidRPr="002764B5">
        <w:rPr>
          <w:rFonts w:ascii="Times New Roman" w:eastAsia="標楷體" w:hAnsi="Times New Roman" w:cs="Times New Roman"/>
          <w:b/>
          <w:color w:val="000000" w:themeColor="text1"/>
        </w:rPr>
        <w:t>系統環境</w:t>
      </w:r>
      <w:bookmarkEnd w:id="65"/>
      <w:bookmarkEnd w:id="66"/>
      <w:bookmarkEnd w:id="67"/>
    </w:p>
    <w:p w14:paraId="6D574E38" w14:textId="7A221F1F" w:rsidR="008E7407" w:rsidRPr="002764B5" w:rsidRDefault="00E04465" w:rsidP="004C4556">
      <w:pPr>
        <w:pStyle w:val="a3"/>
        <w:numPr>
          <w:ilvl w:val="0"/>
          <w:numId w:val="10"/>
        </w:numPr>
        <w:spacing w:beforeLines="50" w:before="180" w:afterLines="50" w:after="180"/>
        <w:ind w:leftChars="0" w:left="907" w:hanging="482"/>
        <w:outlineLvl w:val="2"/>
        <w:rPr>
          <w:rFonts w:ascii="Times New Roman" w:eastAsia="標楷體" w:hAnsi="Times New Roman" w:cs="Times New Roman"/>
          <w:b/>
        </w:rPr>
      </w:pPr>
      <w:bookmarkStart w:id="68" w:name="_Hlk183782310"/>
      <w:r w:rsidRPr="002764B5">
        <w:rPr>
          <w:rFonts w:ascii="Times New Roman" w:eastAsia="標楷體" w:hAnsi="Times New Roman" w:cs="Times New Roman"/>
          <w:b/>
        </w:rPr>
        <w:t xml:space="preserve"> </w:t>
      </w:r>
      <w:bookmarkStart w:id="69" w:name="_Toc183991716"/>
      <w:bookmarkStart w:id="70" w:name="_Toc1633081343"/>
      <w:bookmarkStart w:id="71" w:name="_Toc184000910"/>
      <w:r w:rsidR="008E7407" w:rsidRPr="002764B5">
        <w:rPr>
          <w:rFonts w:ascii="Times New Roman" w:eastAsia="標楷體" w:hAnsi="Times New Roman" w:cs="Times New Roman"/>
          <w:b/>
        </w:rPr>
        <w:t>軟體需求</w:t>
      </w:r>
      <w:bookmarkEnd w:id="69"/>
      <w:bookmarkEnd w:id="70"/>
      <w:bookmarkEnd w:id="71"/>
    </w:p>
    <w:p w14:paraId="405F8EE9" w14:textId="77777777" w:rsidR="00C20F1C" w:rsidRPr="00C20F1C" w:rsidRDefault="00C20F1C" w:rsidP="004C4556">
      <w:pPr>
        <w:pStyle w:val="a3"/>
        <w:numPr>
          <w:ilvl w:val="0"/>
          <w:numId w:val="16"/>
        </w:numPr>
        <w:ind w:leftChars="0"/>
        <w:rPr>
          <w:rFonts w:eastAsia="標楷體"/>
        </w:rPr>
      </w:pPr>
      <w:bookmarkStart w:id="72" w:name="_Hlk144150064"/>
      <w:bookmarkEnd w:id="68"/>
      <w:r w:rsidRPr="00C20F1C">
        <w:rPr>
          <w:rFonts w:eastAsia="標楷體" w:hint="eastAsia"/>
        </w:rPr>
        <w:t>作業系統</w:t>
      </w:r>
      <w:r w:rsidRPr="00C20F1C">
        <w:rPr>
          <w:rFonts w:eastAsia="標楷體" w:hint="eastAsia"/>
        </w:rPr>
        <w:t>Operating System</w:t>
      </w:r>
      <w:r w:rsidRPr="00C20F1C">
        <w:rPr>
          <w:rFonts w:eastAsia="標楷體" w:hint="eastAsia"/>
        </w:rPr>
        <w:t>：</w:t>
      </w:r>
      <w:r w:rsidRPr="00C20F1C">
        <w:rPr>
          <w:rFonts w:eastAsia="標楷體" w:hint="eastAsia"/>
        </w:rPr>
        <w:t xml:space="preserve">Windows 10 </w:t>
      </w:r>
    </w:p>
    <w:p w14:paraId="2CFA55D7" w14:textId="77777777" w:rsidR="00C20F1C" w:rsidRPr="00C20F1C" w:rsidRDefault="00C20F1C" w:rsidP="004C4556">
      <w:pPr>
        <w:pStyle w:val="a3"/>
        <w:numPr>
          <w:ilvl w:val="0"/>
          <w:numId w:val="16"/>
        </w:numPr>
        <w:ind w:leftChars="0"/>
        <w:rPr>
          <w:rFonts w:eastAsia="標楷體"/>
        </w:rPr>
      </w:pPr>
      <w:r w:rsidRPr="00C20F1C">
        <w:rPr>
          <w:rFonts w:eastAsia="標楷體" w:hint="eastAsia"/>
        </w:rPr>
        <w:t>語言</w:t>
      </w:r>
      <w:r w:rsidRPr="00C20F1C">
        <w:rPr>
          <w:rFonts w:eastAsia="標楷體" w:hint="eastAsia"/>
        </w:rPr>
        <w:t>Programing language</w:t>
      </w:r>
      <w:r w:rsidRPr="00C20F1C">
        <w:rPr>
          <w:rFonts w:eastAsia="標楷體" w:hint="eastAsia"/>
        </w:rPr>
        <w:t>：</w:t>
      </w:r>
      <w:r w:rsidRPr="00C20F1C">
        <w:rPr>
          <w:rFonts w:eastAsia="標楷體" w:hint="eastAsia"/>
        </w:rPr>
        <w:t>Python</w:t>
      </w:r>
      <w:r w:rsidRPr="00C20F1C">
        <w:rPr>
          <w:rFonts w:eastAsia="標楷體" w:hint="eastAsia"/>
        </w:rPr>
        <w:t>、</w:t>
      </w:r>
      <w:r w:rsidRPr="00C20F1C">
        <w:rPr>
          <w:rFonts w:eastAsia="標楷體" w:hint="eastAsia"/>
        </w:rPr>
        <w:t>Html</w:t>
      </w:r>
      <w:r w:rsidRPr="00C20F1C">
        <w:rPr>
          <w:rFonts w:eastAsia="標楷體" w:hint="eastAsia"/>
        </w:rPr>
        <w:t>、</w:t>
      </w:r>
      <w:r w:rsidRPr="00C20F1C">
        <w:rPr>
          <w:rFonts w:eastAsia="標楷體" w:hint="eastAsia"/>
        </w:rPr>
        <w:t>CSS</w:t>
      </w:r>
      <w:r w:rsidRPr="00C20F1C">
        <w:rPr>
          <w:rFonts w:eastAsia="標楷體" w:hint="eastAsia"/>
        </w:rPr>
        <w:t>、</w:t>
      </w:r>
      <w:r w:rsidRPr="00C20F1C">
        <w:rPr>
          <w:rFonts w:eastAsia="標楷體" w:hint="eastAsia"/>
        </w:rPr>
        <w:t>JavaScript</w:t>
      </w:r>
    </w:p>
    <w:p w14:paraId="31751EE1" w14:textId="09C9B11D" w:rsidR="00C20F1C" w:rsidRPr="00C20F1C" w:rsidRDefault="00C20F1C" w:rsidP="004C4556">
      <w:pPr>
        <w:pStyle w:val="a3"/>
        <w:numPr>
          <w:ilvl w:val="0"/>
          <w:numId w:val="16"/>
        </w:numPr>
        <w:ind w:leftChars="0"/>
        <w:rPr>
          <w:rFonts w:eastAsia="標楷體"/>
        </w:rPr>
      </w:pPr>
      <w:r w:rsidRPr="00C20F1C">
        <w:rPr>
          <w:rFonts w:eastAsia="標楷體" w:hint="eastAsia"/>
        </w:rPr>
        <w:t>開發工具</w:t>
      </w:r>
      <w:r w:rsidRPr="00C20F1C">
        <w:rPr>
          <w:rFonts w:eastAsia="標楷體" w:hint="eastAsia"/>
        </w:rPr>
        <w:t>Toolkits</w:t>
      </w:r>
      <w:r w:rsidRPr="00C20F1C">
        <w:rPr>
          <w:rFonts w:eastAsia="標楷體" w:hint="eastAsia"/>
        </w:rPr>
        <w:t>：</w:t>
      </w:r>
      <w:r w:rsidRPr="00C20F1C">
        <w:rPr>
          <w:rFonts w:eastAsia="標楷體" w:hint="eastAsia"/>
        </w:rPr>
        <w:t>Anaconda</w:t>
      </w:r>
      <w:r w:rsidRPr="00C20F1C">
        <w:rPr>
          <w:rFonts w:eastAsia="標楷體" w:hint="eastAsia"/>
        </w:rPr>
        <w:t>、</w:t>
      </w:r>
      <w:r w:rsidRPr="00C20F1C">
        <w:rPr>
          <w:rFonts w:eastAsia="標楷體" w:hint="eastAsia"/>
        </w:rPr>
        <w:t>Visual Studio Code</w:t>
      </w:r>
      <w:r w:rsidRPr="00C20F1C">
        <w:rPr>
          <w:rFonts w:eastAsia="標楷體" w:hint="eastAsia"/>
        </w:rPr>
        <w:t>、</w:t>
      </w:r>
      <w:r w:rsidRPr="00C20F1C">
        <w:rPr>
          <w:rFonts w:eastAsia="標楷體" w:hint="eastAsia"/>
        </w:rPr>
        <w:t>Python</w:t>
      </w:r>
      <w:r w:rsidRPr="00C20F1C">
        <w:rPr>
          <w:rFonts w:eastAsia="標楷體" w:hint="eastAsia"/>
        </w:rPr>
        <w:t>、</w:t>
      </w:r>
      <w:r w:rsidRPr="00C20F1C">
        <w:rPr>
          <w:rFonts w:eastAsia="標楷體" w:hint="eastAsia"/>
        </w:rPr>
        <w:t>Ollama</w:t>
      </w:r>
      <w:r w:rsidRPr="00C20F1C">
        <w:rPr>
          <w:rFonts w:eastAsia="標楷體" w:hint="eastAsia"/>
        </w:rPr>
        <w:t>、</w:t>
      </w:r>
      <w:r w:rsidRPr="00C20F1C">
        <w:rPr>
          <w:rFonts w:eastAsia="標楷體" w:hint="eastAsia"/>
        </w:rPr>
        <w:t>python virtual environment</w:t>
      </w:r>
      <w:r w:rsidRPr="00C20F1C">
        <w:rPr>
          <w:rFonts w:eastAsia="標楷體" w:hint="eastAsia"/>
        </w:rPr>
        <w:t>、</w:t>
      </w:r>
      <w:r w:rsidRPr="00C20F1C">
        <w:rPr>
          <w:rFonts w:eastAsia="標楷體" w:hint="eastAsia"/>
        </w:rPr>
        <w:t>Github</w:t>
      </w:r>
    </w:p>
    <w:p w14:paraId="6F52C630" w14:textId="6CC20AB7" w:rsidR="008E7407" w:rsidRPr="002764B5" w:rsidRDefault="008E7407" w:rsidP="004C4556">
      <w:pPr>
        <w:pStyle w:val="a3"/>
        <w:numPr>
          <w:ilvl w:val="0"/>
          <w:numId w:val="11"/>
        </w:numPr>
        <w:spacing w:beforeLines="50" w:before="180" w:afterLines="50" w:after="180"/>
        <w:ind w:leftChars="0" w:left="964" w:hanging="482"/>
        <w:outlineLvl w:val="2"/>
        <w:rPr>
          <w:rFonts w:ascii="Times New Roman" w:eastAsia="標楷體" w:hAnsi="Times New Roman" w:cs="Times New Roman"/>
          <w:b/>
        </w:rPr>
      </w:pPr>
      <w:bookmarkStart w:id="73" w:name="_Toc183991717"/>
      <w:bookmarkStart w:id="74" w:name="_Toc424435329"/>
      <w:bookmarkStart w:id="75" w:name="_Toc184000911"/>
      <w:bookmarkEnd w:id="72"/>
      <w:r w:rsidRPr="002764B5">
        <w:rPr>
          <w:rFonts w:ascii="Times New Roman" w:eastAsia="標楷體" w:hAnsi="Times New Roman" w:cs="Times New Roman"/>
          <w:b/>
        </w:rPr>
        <w:t>硬體需求</w:t>
      </w:r>
      <w:bookmarkEnd w:id="73"/>
      <w:bookmarkEnd w:id="74"/>
      <w:bookmarkEnd w:id="75"/>
    </w:p>
    <w:p w14:paraId="291578E5" w14:textId="77777777" w:rsidR="00C20F1C" w:rsidRPr="00C20F1C" w:rsidRDefault="00C20F1C" w:rsidP="004C4556">
      <w:pPr>
        <w:pStyle w:val="a3"/>
        <w:numPr>
          <w:ilvl w:val="0"/>
          <w:numId w:val="17"/>
        </w:numPr>
        <w:ind w:leftChars="0"/>
        <w:rPr>
          <w:rFonts w:ascii="Times New Roman" w:eastAsia="標楷體" w:hAnsi="Times New Roman" w:cs="Times New Roman"/>
        </w:rPr>
      </w:pPr>
      <w:r w:rsidRPr="00C20F1C">
        <w:rPr>
          <w:rFonts w:ascii="Times New Roman" w:eastAsia="標楷體" w:hAnsi="Times New Roman" w:cs="Times New Roman" w:hint="eastAsia"/>
        </w:rPr>
        <w:t>電腦：</w:t>
      </w:r>
      <w:r w:rsidRPr="00C20F1C">
        <w:rPr>
          <w:rFonts w:ascii="Times New Roman" w:eastAsia="標楷體" w:hAnsi="Times New Roman" w:cs="Times New Roman" w:hint="eastAsia"/>
        </w:rPr>
        <w:t>CPU</w:t>
      </w:r>
      <w:r w:rsidRPr="00C20F1C">
        <w:rPr>
          <w:rFonts w:ascii="Times New Roman" w:eastAsia="標楷體" w:hAnsi="Times New Roman" w:cs="Times New Roman" w:hint="eastAsia"/>
        </w:rPr>
        <w:t>：</w:t>
      </w:r>
      <w:r w:rsidRPr="00C20F1C">
        <w:rPr>
          <w:rFonts w:ascii="Times New Roman" w:eastAsia="標楷體" w:hAnsi="Times New Roman" w:cs="Times New Roman" w:hint="eastAsia"/>
        </w:rPr>
        <w:t xml:space="preserve"> Intel</w:t>
      </w:r>
      <w:r w:rsidRPr="00C20F1C">
        <w:rPr>
          <w:rFonts w:ascii="Times New Roman" w:eastAsia="標楷體" w:hAnsi="Times New Roman" w:cs="Times New Roman" w:hint="eastAsia"/>
        </w:rPr>
        <w:t>（</w:t>
      </w:r>
      <w:r w:rsidRPr="00C20F1C">
        <w:rPr>
          <w:rFonts w:ascii="Times New Roman" w:eastAsia="標楷體" w:hAnsi="Times New Roman" w:cs="Times New Roman" w:hint="eastAsia"/>
        </w:rPr>
        <w:t>R</w:t>
      </w:r>
      <w:r w:rsidRPr="00C20F1C">
        <w:rPr>
          <w:rFonts w:ascii="Times New Roman" w:eastAsia="標楷體" w:hAnsi="Times New Roman" w:cs="Times New Roman" w:hint="eastAsia"/>
        </w:rPr>
        <w:t>）</w:t>
      </w:r>
      <w:r w:rsidRPr="00C20F1C">
        <w:rPr>
          <w:rFonts w:ascii="Times New Roman" w:eastAsia="標楷體" w:hAnsi="Times New Roman" w:cs="Times New Roman" w:hint="eastAsia"/>
        </w:rPr>
        <w:t xml:space="preserve"> Core</w:t>
      </w:r>
      <w:r w:rsidRPr="00C20F1C">
        <w:rPr>
          <w:rFonts w:ascii="Times New Roman" w:eastAsia="標楷體" w:hAnsi="Times New Roman" w:cs="Times New Roman" w:hint="eastAsia"/>
        </w:rPr>
        <w:t>（</w:t>
      </w:r>
      <w:r w:rsidRPr="00C20F1C">
        <w:rPr>
          <w:rFonts w:ascii="Times New Roman" w:eastAsia="標楷體" w:hAnsi="Times New Roman" w:cs="Times New Roman" w:hint="eastAsia"/>
        </w:rPr>
        <w:t>TM</w:t>
      </w:r>
      <w:r w:rsidRPr="00C20F1C">
        <w:rPr>
          <w:rFonts w:ascii="Times New Roman" w:eastAsia="標楷體" w:hAnsi="Times New Roman" w:cs="Times New Roman" w:hint="eastAsia"/>
        </w:rPr>
        <w:t>）</w:t>
      </w:r>
      <w:r w:rsidRPr="00C20F1C">
        <w:rPr>
          <w:rFonts w:ascii="Times New Roman" w:eastAsia="標楷體" w:hAnsi="Times New Roman" w:cs="Times New Roman" w:hint="eastAsia"/>
        </w:rPr>
        <w:t xml:space="preserve"> i7-7700 CPU @ 3.60GHz   3.60 GHz</w:t>
      </w:r>
      <w:r w:rsidRPr="00C20F1C">
        <w:rPr>
          <w:rFonts w:ascii="Times New Roman" w:eastAsia="標楷體" w:hAnsi="Times New Roman" w:cs="Times New Roman" w:hint="eastAsia"/>
        </w:rPr>
        <w:t>或更高規格</w:t>
      </w:r>
    </w:p>
    <w:p w14:paraId="37CBBDC9" w14:textId="77777777" w:rsidR="00C20F1C" w:rsidRPr="00C20F1C" w:rsidRDefault="00C20F1C" w:rsidP="004C4556">
      <w:pPr>
        <w:pStyle w:val="a3"/>
        <w:numPr>
          <w:ilvl w:val="0"/>
          <w:numId w:val="17"/>
        </w:numPr>
        <w:ind w:leftChars="0"/>
        <w:rPr>
          <w:rFonts w:ascii="Times New Roman" w:eastAsia="標楷體" w:hAnsi="Times New Roman" w:cs="Times New Roman"/>
        </w:rPr>
      </w:pPr>
      <w:r w:rsidRPr="00C20F1C">
        <w:rPr>
          <w:rFonts w:ascii="Times New Roman" w:eastAsia="標楷體" w:hAnsi="Times New Roman" w:cs="Times New Roman" w:hint="eastAsia"/>
        </w:rPr>
        <w:t>硬碟：</w:t>
      </w:r>
      <w:r w:rsidRPr="00C20F1C">
        <w:rPr>
          <w:rFonts w:ascii="Times New Roman" w:eastAsia="標楷體" w:hAnsi="Times New Roman" w:cs="Times New Roman" w:hint="eastAsia"/>
        </w:rPr>
        <w:t>128G</w:t>
      </w:r>
    </w:p>
    <w:p w14:paraId="1E3CA4A2" w14:textId="77777777" w:rsidR="00C20F1C" w:rsidRPr="00C20F1C" w:rsidRDefault="00C20F1C" w:rsidP="004C4556">
      <w:pPr>
        <w:pStyle w:val="a3"/>
        <w:numPr>
          <w:ilvl w:val="0"/>
          <w:numId w:val="17"/>
        </w:numPr>
        <w:ind w:leftChars="0"/>
        <w:rPr>
          <w:rFonts w:ascii="Times New Roman" w:eastAsia="標楷體" w:hAnsi="Times New Roman" w:cs="Times New Roman"/>
        </w:rPr>
      </w:pPr>
      <w:r w:rsidRPr="00C20F1C">
        <w:rPr>
          <w:rFonts w:ascii="Times New Roman" w:eastAsia="標楷體" w:hAnsi="Times New Roman" w:cs="Times New Roman" w:hint="eastAsia"/>
        </w:rPr>
        <w:t>記憶體：</w:t>
      </w:r>
      <w:r w:rsidRPr="00C20F1C">
        <w:rPr>
          <w:rFonts w:ascii="Times New Roman" w:eastAsia="標楷體" w:hAnsi="Times New Roman" w:cs="Times New Roman" w:hint="eastAsia"/>
        </w:rPr>
        <w:t>8G RAM</w:t>
      </w:r>
    </w:p>
    <w:p w14:paraId="1784A1D0" w14:textId="77777777" w:rsidR="00C20F1C" w:rsidRPr="00C20F1C" w:rsidRDefault="00C20F1C" w:rsidP="004C4556">
      <w:pPr>
        <w:pStyle w:val="a3"/>
        <w:numPr>
          <w:ilvl w:val="0"/>
          <w:numId w:val="17"/>
        </w:numPr>
        <w:ind w:leftChars="0"/>
        <w:rPr>
          <w:rFonts w:ascii="Times New Roman" w:eastAsia="標楷體" w:hAnsi="Times New Roman" w:cs="Times New Roman"/>
        </w:rPr>
      </w:pPr>
      <w:r w:rsidRPr="00C20F1C">
        <w:rPr>
          <w:rFonts w:ascii="Times New Roman" w:eastAsia="標楷體" w:hAnsi="Times New Roman" w:cs="Times New Roman" w:hint="eastAsia"/>
        </w:rPr>
        <w:t>GPU</w:t>
      </w:r>
      <w:r w:rsidRPr="00C20F1C">
        <w:rPr>
          <w:rFonts w:ascii="Times New Roman" w:eastAsia="標楷體" w:hAnsi="Times New Roman" w:cs="Times New Roman" w:hint="eastAsia"/>
        </w:rPr>
        <w:t>：</w:t>
      </w:r>
      <w:r w:rsidRPr="00C20F1C">
        <w:rPr>
          <w:rFonts w:ascii="Times New Roman" w:eastAsia="標楷體" w:hAnsi="Times New Roman" w:cs="Times New Roman" w:hint="eastAsia"/>
        </w:rPr>
        <w:t>3060</w:t>
      </w:r>
      <w:r w:rsidRPr="00C20F1C">
        <w:rPr>
          <w:rFonts w:ascii="Times New Roman" w:eastAsia="標楷體" w:hAnsi="Times New Roman" w:cs="Times New Roman" w:hint="eastAsia"/>
        </w:rPr>
        <w:t>以上</w:t>
      </w:r>
    </w:p>
    <w:p w14:paraId="56405C90" w14:textId="77777777" w:rsidR="00C20F1C" w:rsidRPr="00C20F1C" w:rsidRDefault="00C20F1C" w:rsidP="004C4556">
      <w:pPr>
        <w:pStyle w:val="a3"/>
        <w:numPr>
          <w:ilvl w:val="0"/>
          <w:numId w:val="17"/>
        </w:numPr>
        <w:ind w:leftChars="0"/>
        <w:rPr>
          <w:rFonts w:ascii="Times New Roman" w:eastAsia="標楷體" w:hAnsi="Times New Roman" w:cs="Times New Roman"/>
        </w:rPr>
      </w:pPr>
      <w:r w:rsidRPr="00C20F1C">
        <w:rPr>
          <w:rFonts w:ascii="Times New Roman" w:eastAsia="標楷體" w:hAnsi="Times New Roman" w:cs="Times New Roman" w:hint="eastAsia"/>
        </w:rPr>
        <w:t>顯示器：</w:t>
      </w:r>
      <w:r w:rsidRPr="00C20F1C">
        <w:rPr>
          <w:rFonts w:ascii="Times New Roman" w:eastAsia="標楷體" w:hAnsi="Times New Roman" w:cs="Times New Roman" w:hint="eastAsia"/>
        </w:rPr>
        <w:t>17</w:t>
      </w:r>
      <w:r w:rsidRPr="00C20F1C">
        <w:rPr>
          <w:rFonts w:ascii="Times New Roman" w:eastAsia="標楷體" w:hAnsi="Times New Roman" w:cs="Times New Roman" w:hint="eastAsia"/>
        </w:rPr>
        <w:t>吋以上</w:t>
      </w:r>
    </w:p>
    <w:p w14:paraId="7E2BDC65" w14:textId="77777777" w:rsidR="00C20F1C" w:rsidRPr="00C20F1C" w:rsidRDefault="00C20F1C" w:rsidP="004C4556">
      <w:pPr>
        <w:pStyle w:val="a3"/>
        <w:numPr>
          <w:ilvl w:val="0"/>
          <w:numId w:val="17"/>
        </w:numPr>
        <w:ind w:leftChars="0"/>
        <w:rPr>
          <w:rFonts w:ascii="Times New Roman" w:eastAsia="標楷體" w:hAnsi="Times New Roman" w:cs="Times New Roman"/>
        </w:rPr>
      </w:pPr>
      <w:r w:rsidRPr="00C20F1C">
        <w:rPr>
          <w:rFonts w:ascii="Times New Roman" w:eastAsia="標楷體" w:hAnsi="Times New Roman" w:cs="Times New Roman" w:hint="eastAsia"/>
        </w:rPr>
        <w:t>鍵盤</w:t>
      </w:r>
      <w:r w:rsidRPr="00C20F1C">
        <w:rPr>
          <w:rFonts w:ascii="Times New Roman" w:eastAsia="標楷體" w:hAnsi="Times New Roman" w:cs="Times New Roman" w:hint="eastAsia"/>
        </w:rPr>
        <w:t>:</w:t>
      </w:r>
      <w:r w:rsidRPr="00C20F1C">
        <w:rPr>
          <w:rFonts w:ascii="Times New Roman" w:eastAsia="標楷體" w:hAnsi="Times New Roman" w:cs="Times New Roman" w:hint="eastAsia"/>
        </w:rPr>
        <w:t>一個</w:t>
      </w:r>
    </w:p>
    <w:p w14:paraId="4017D2AA" w14:textId="6BA1F77E" w:rsidR="00C20F1C" w:rsidRPr="00C20F1C" w:rsidRDefault="00C20F1C" w:rsidP="004C4556">
      <w:pPr>
        <w:pStyle w:val="a3"/>
        <w:numPr>
          <w:ilvl w:val="0"/>
          <w:numId w:val="17"/>
        </w:numPr>
        <w:ind w:leftChars="0"/>
        <w:rPr>
          <w:rFonts w:ascii="Times New Roman" w:eastAsia="標楷體" w:hAnsi="Times New Roman" w:cs="Times New Roman"/>
        </w:rPr>
      </w:pPr>
      <w:r w:rsidRPr="00C20F1C">
        <w:rPr>
          <w:rFonts w:ascii="Times New Roman" w:eastAsia="標楷體" w:hAnsi="Times New Roman" w:cs="Times New Roman" w:hint="eastAsia"/>
        </w:rPr>
        <w:t>滑鼠</w:t>
      </w:r>
      <w:r w:rsidRPr="00C20F1C">
        <w:rPr>
          <w:rFonts w:ascii="Times New Roman" w:eastAsia="標楷體" w:hAnsi="Times New Roman" w:cs="Times New Roman" w:hint="eastAsia"/>
        </w:rPr>
        <w:t>:</w:t>
      </w:r>
      <w:r w:rsidRPr="00C20F1C">
        <w:rPr>
          <w:rFonts w:ascii="Times New Roman" w:eastAsia="標楷體" w:hAnsi="Times New Roman" w:cs="Times New Roman" w:hint="eastAsia"/>
        </w:rPr>
        <w:t>一個</w:t>
      </w:r>
    </w:p>
    <w:p w14:paraId="11839D66" w14:textId="376E32CC" w:rsidR="008E7407" w:rsidRPr="002764B5" w:rsidRDefault="008E7407" w:rsidP="004C4556">
      <w:pPr>
        <w:pStyle w:val="a3"/>
        <w:numPr>
          <w:ilvl w:val="0"/>
          <w:numId w:val="12"/>
        </w:numPr>
        <w:spacing w:beforeLines="50" w:before="180" w:afterLines="50" w:after="180"/>
        <w:ind w:leftChars="0" w:left="964" w:hanging="482"/>
        <w:outlineLvl w:val="2"/>
        <w:rPr>
          <w:rFonts w:ascii="Times New Roman" w:eastAsia="標楷體" w:hAnsi="Times New Roman" w:cs="Times New Roman"/>
          <w:b/>
        </w:rPr>
      </w:pPr>
      <w:bookmarkStart w:id="76" w:name="_Toc183991718"/>
      <w:bookmarkStart w:id="77" w:name="_Toc921402066"/>
      <w:bookmarkStart w:id="78" w:name="_Toc184000912"/>
      <w:r w:rsidRPr="002764B5">
        <w:rPr>
          <w:rFonts w:ascii="Times New Roman" w:eastAsia="標楷體" w:hAnsi="Times New Roman" w:cs="Times New Roman"/>
          <w:b/>
        </w:rPr>
        <w:t>通訊網路需求</w:t>
      </w:r>
      <w:bookmarkEnd w:id="76"/>
      <w:bookmarkEnd w:id="77"/>
      <w:bookmarkEnd w:id="78"/>
    </w:p>
    <w:p w14:paraId="013A0B01" w14:textId="4D41B20B" w:rsidR="008E7407" w:rsidRPr="002764B5" w:rsidRDefault="008E7407" w:rsidP="004C4556">
      <w:pPr>
        <w:pStyle w:val="a3"/>
        <w:numPr>
          <w:ilvl w:val="0"/>
          <w:numId w:val="18"/>
        </w:numPr>
        <w:ind w:leftChars="0"/>
        <w:rPr>
          <w:rFonts w:ascii="Times New Roman" w:eastAsia="標楷體" w:hAnsi="Times New Roman" w:cs="Times New Roman"/>
        </w:rPr>
      </w:pPr>
      <w:r w:rsidRPr="002764B5">
        <w:rPr>
          <w:rFonts w:ascii="Times New Roman" w:eastAsia="標楷體" w:hAnsi="Times New Roman" w:cs="Times New Roman"/>
        </w:rPr>
        <w:t>通訊環境</w:t>
      </w:r>
      <w:r w:rsidRPr="002764B5">
        <w:rPr>
          <w:rFonts w:ascii="Times New Roman" w:eastAsia="標楷體" w:hAnsi="Times New Roman" w:cs="Times New Roman"/>
        </w:rPr>
        <w:t>:</w:t>
      </w:r>
      <w:r w:rsidRPr="002764B5">
        <w:rPr>
          <w:rFonts w:ascii="Times New Roman" w:eastAsia="標楷體" w:hAnsi="Times New Roman" w:cs="Times New Roman"/>
        </w:rPr>
        <w:t>符合</w:t>
      </w:r>
      <w:r w:rsidRPr="002764B5">
        <w:rPr>
          <w:rFonts w:ascii="Times New Roman" w:eastAsia="標楷體" w:hAnsi="Times New Roman" w:cs="Times New Roman"/>
        </w:rPr>
        <w:t>TCPIP</w:t>
      </w:r>
      <w:r w:rsidRPr="002764B5">
        <w:rPr>
          <w:rFonts w:ascii="Times New Roman" w:eastAsia="標楷體" w:hAnsi="Times New Roman" w:cs="Times New Roman"/>
        </w:rPr>
        <w:t>、</w:t>
      </w:r>
      <w:r w:rsidRPr="002764B5">
        <w:rPr>
          <w:rFonts w:ascii="Times New Roman" w:eastAsia="標楷體" w:hAnsi="Times New Roman" w:cs="Times New Roman"/>
        </w:rPr>
        <w:t>HTTP</w:t>
      </w:r>
      <w:r w:rsidR="00FF7494" w:rsidRPr="002764B5">
        <w:rPr>
          <w:rFonts w:ascii="Times New Roman" w:eastAsia="標楷體" w:hAnsi="Times New Roman" w:cs="Times New Roman"/>
        </w:rPr>
        <w:t>之網路通訊協定。</w:t>
      </w:r>
    </w:p>
    <w:p w14:paraId="5D047EAC" w14:textId="219230E7" w:rsidR="008A7FA5" w:rsidRDefault="7925E760" w:rsidP="004C4556">
      <w:pPr>
        <w:pStyle w:val="a3"/>
        <w:numPr>
          <w:ilvl w:val="0"/>
          <w:numId w:val="18"/>
        </w:numPr>
        <w:ind w:leftChars="0"/>
        <w:rPr>
          <w:rFonts w:ascii="Times New Roman" w:eastAsia="標楷體" w:hAnsi="Times New Roman" w:cs="Times New Roman"/>
        </w:rPr>
      </w:pPr>
      <w:r w:rsidRPr="7925E760">
        <w:rPr>
          <w:rFonts w:ascii="Times New Roman" w:eastAsia="標楷體" w:hAnsi="Times New Roman" w:cs="Times New Roman"/>
        </w:rPr>
        <w:t>連接方式</w:t>
      </w:r>
      <w:r w:rsidRPr="7925E760">
        <w:rPr>
          <w:rFonts w:ascii="Times New Roman" w:eastAsia="標楷體" w:hAnsi="Times New Roman" w:cs="Times New Roman"/>
        </w:rPr>
        <w:t>: ADSL</w:t>
      </w:r>
      <w:r w:rsidRPr="7925E760">
        <w:rPr>
          <w:rFonts w:ascii="Times New Roman" w:eastAsia="標楷體" w:hAnsi="Times New Roman" w:cs="Times New Roman"/>
        </w:rPr>
        <w:t>、一般撥接皆可。</w:t>
      </w:r>
    </w:p>
    <w:p w14:paraId="29AB4FBE" w14:textId="26A33FC5" w:rsidR="00B57A20" w:rsidRPr="008A7FA5" w:rsidRDefault="008A7FA5" w:rsidP="008A7FA5">
      <w:pPr>
        <w:widowControl/>
        <w:rPr>
          <w:rFonts w:ascii="Times New Roman" w:eastAsia="標楷體" w:hAnsi="Times New Roman" w:cs="Times New Roman"/>
        </w:rPr>
      </w:pPr>
      <w:r>
        <w:rPr>
          <w:rFonts w:ascii="Times New Roman" w:eastAsia="標楷體" w:hAnsi="Times New Roman" w:cs="Times New Roman"/>
        </w:rPr>
        <w:br w:type="page"/>
      </w:r>
    </w:p>
    <w:p w14:paraId="35E71CF8" w14:textId="59CF5A52" w:rsidR="007A381A" w:rsidRPr="002764B5" w:rsidRDefault="007A381A" w:rsidP="004C4556">
      <w:pPr>
        <w:pStyle w:val="a3"/>
        <w:numPr>
          <w:ilvl w:val="0"/>
          <w:numId w:val="13"/>
        </w:numPr>
        <w:spacing w:beforeLines="50" w:before="180" w:afterLines="50" w:after="180"/>
        <w:ind w:leftChars="0" w:left="482" w:hanging="482"/>
        <w:outlineLvl w:val="1"/>
        <w:rPr>
          <w:rFonts w:ascii="Times New Roman" w:eastAsia="標楷體" w:hAnsi="Times New Roman" w:cs="Times New Roman"/>
          <w:b/>
        </w:rPr>
      </w:pPr>
      <w:bookmarkStart w:id="79" w:name="_Toc183991719"/>
      <w:bookmarkStart w:id="80" w:name="_Toc1082564361"/>
      <w:bookmarkStart w:id="81" w:name="_Toc184000913"/>
      <w:r w:rsidRPr="002764B5">
        <w:rPr>
          <w:rFonts w:ascii="Times New Roman" w:eastAsia="標楷體" w:hAnsi="Times New Roman" w:cs="Times New Roman"/>
          <w:b/>
        </w:rPr>
        <w:lastRenderedPageBreak/>
        <w:t>設計考量</w:t>
      </w:r>
      <w:bookmarkEnd w:id="79"/>
      <w:bookmarkEnd w:id="80"/>
      <w:bookmarkEnd w:id="81"/>
    </w:p>
    <w:p w14:paraId="468F5E47" w14:textId="0520AC7A" w:rsidR="002E3010" w:rsidRPr="002764B5" w:rsidRDefault="007A381A" w:rsidP="002E3010">
      <w:pPr>
        <w:spacing w:beforeLines="50" w:before="180" w:afterLines="50" w:after="180"/>
        <w:ind w:firstLineChars="200" w:firstLine="480"/>
        <w:rPr>
          <w:rFonts w:ascii="Times New Roman" w:eastAsia="標楷體" w:hAnsi="Times New Roman" w:cs="Times New Roman"/>
        </w:rPr>
      </w:pPr>
      <w:r w:rsidRPr="002764B5">
        <w:rPr>
          <w:rFonts w:ascii="Times New Roman" w:eastAsia="標楷體" w:hAnsi="Times New Roman" w:cs="Times New Roman"/>
        </w:rPr>
        <w:t>本系統設計之主要考慮因素，下列列舉</w:t>
      </w:r>
      <w:r w:rsidRPr="002764B5">
        <w:rPr>
          <w:rFonts w:ascii="Times New Roman" w:eastAsia="標楷體" w:hAnsi="Times New Roman" w:cs="Times New Roman"/>
        </w:rPr>
        <w:t>:</w:t>
      </w:r>
    </w:p>
    <w:p w14:paraId="7E704B70" w14:textId="0F5D895D" w:rsidR="002E3010" w:rsidRDefault="002E3010" w:rsidP="004C4556">
      <w:pPr>
        <w:pStyle w:val="a3"/>
        <w:numPr>
          <w:ilvl w:val="0"/>
          <w:numId w:val="3"/>
        </w:numPr>
        <w:spacing w:beforeLines="50" w:before="180" w:afterLines="50" w:after="180"/>
        <w:ind w:leftChars="0"/>
        <w:rPr>
          <w:rFonts w:ascii="Times New Roman" w:eastAsia="標楷體" w:hAnsi="Times New Roman" w:cs="Times New Roman"/>
        </w:rPr>
      </w:pPr>
      <w:r w:rsidRPr="002E3010">
        <w:rPr>
          <w:rFonts w:ascii="Times New Roman" w:eastAsia="標楷體" w:hAnsi="Times New Roman" w:cs="Times New Roman" w:hint="eastAsia"/>
        </w:rPr>
        <w:t>通貨膨脹和投資需求增加</w:t>
      </w:r>
      <w:r>
        <w:rPr>
          <w:rFonts w:ascii="Times New Roman" w:eastAsia="標楷體" w:hAnsi="Times New Roman" w:cs="Times New Roman" w:hint="eastAsia"/>
        </w:rPr>
        <w:t>:</w:t>
      </w:r>
      <w:r w:rsidRPr="002E3010">
        <w:rPr>
          <w:rFonts w:ascii="Times New Roman" w:eastAsia="標楷體" w:hAnsi="Times New Roman" w:cs="Times New Roman" w:hint="eastAsia"/>
        </w:rPr>
        <w:t>由於通貨膨脹加劇，投資者越來越重視股利和存股相關的議題，需要一個能夠提供高效、個性化建議的系統來幫助他們應對財務壓力。</w:t>
      </w:r>
    </w:p>
    <w:p w14:paraId="1BA71972" w14:textId="6C82ABCA" w:rsidR="008A7FA5" w:rsidRPr="008A7FA5" w:rsidRDefault="008A7FA5" w:rsidP="004C4556">
      <w:pPr>
        <w:pStyle w:val="a3"/>
        <w:numPr>
          <w:ilvl w:val="0"/>
          <w:numId w:val="3"/>
        </w:numPr>
        <w:spacing w:after="240"/>
        <w:ind w:leftChars="0"/>
        <w:rPr>
          <w:rFonts w:ascii="Times New Roman" w:eastAsia="標楷體" w:hAnsi="Times New Roman" w:cs="Times New Roman"/>
        </w:rPr>
      </w:pPr>
      <w:r w:rsidRPr="008A7FA5">
        <w:rPr>
          <w:rFonts w:ascii="Times New Roman" w:eastAsia="標楷體" w:hAnsi="Times New Roman" w:cs="Times New Roman" w:hint="eastAsia"/>
        </w:rPr>
        <w:t>個性化建議</w:t>
      </w:r>
      <w:r>
        <w:rPr>
          <w:rFonts w:ascii="Times New Roman" w:eastAsia="標楷體" w:hAnsi="Times New Roman" w:cs="Times New Roman" w:hint="eastAsia"/>
        </w:rPr>
        <w:t>:</w:t>
      </w:r>
      <w:r w:rsidRPr="008A7FA5">
        <w:rPr>
          <w:rFonts w:ascii="Times New Roman" w:eastAsia="標楷體" w:hAnsi="Times New Roman" w:cs="Times New Roman" w:hint="eastAsia"/>
        </w:rPr>
        <w:t>系統根據用戶的財務狀況和風險偏好，提供個性化的股利和存股建議，讓用戶能夠根據自己的需求進行投資決策。</w:t>
      </w:r>
    </w:p>
    <w:p w14:paraId="20815B83" w14:textId="299E5F58" w:rsidR="008A7FA5" w:rsidRPr="008A7FA5" w:rsidRDefault="008A7FA5" w:rsidP="004C4556">
      <w:pPr>
        <w:pStyle w:val="a3"/>
        <w:numPr>
          <w:ilvl w:val="0"/>
          <w:numId w:val="3"/>
        </w:numPr>
        <w:spacing w:after="240"/>
        <w:ind w:leftChars="0"/>
        <w:rPr>
          <w:rFonts w:ascii="Times New Roman" w:eastAsia="標楷體" w:hAnsi="Times New Roman" w:cs="Times New Roman"/>
        </w:rPr>
      </w:pPr>
      <w:r w:rsidRPr="008A7FA5">
        <w:rPr>
          <w:rFonts w:ascii="Times New Roman" w:eastAsia="標楷體" w:hAnsi="Times New Roman" w:cs="Times New Roman" w:hint="eastAsia"/>
        </w:rPr>
        <w:t>自然語言互動</w:t>
      </w:r>
      <w:r>
        <w:rPr>
          <w:rFonts w:ascii="Times New Roman" w:eastAsia="標楷體" w:hAnsi="Times New Roman" w:cs="Times New Roman" w:hint="eastAsia"/>
        </w:rPr>
        <w:t>:</w:t>
      </w:r>
      <w:r w:rsidRPr="008A7FA5">
        <w:rPr>
          <w:rFonts w:ascii="Times New Roman" w:eastAsia="標楷體" w:hAnsi="Times New Roman" w:cs="Times New Roman" w:hint="eastAsia"/>
        </w:rPr>
        <w:t>利用</w:t>
      </w:r>
      <w:r w:rsidRPr="008A7FA5">
        <w:rPr>
          <w:rFonts w:ascii="Times New Roman" w:eastAsia="標楷體" w:hAnsi="Times New Roman" w:cs="Times New Roman" w:hint="eastAsia"/>
        </w:rPr>
        <w:t>NLP</w:t>
      </w:r>
      <w:r w:rsidRPr="008A7FA5">
        <w:rPr>
          <w:rFonts w:ascii="Times New Roman" w:eastAsia="標楷體" w:hAnsi="Times New Roman" w:cs="Times New Roman" w:hint="eastAsia"/>
        </w:rPr>
        <w:t>技術，使系統能夠理解並回應用戶的自然語言詢問，提供便捷、直觀的操作體驗。</w:t>
      </w:r>
    </w:p>
    <w:p w14:paraId="6CBFD532" w14:textId="47AF3AD6" w:rsidR="008A7FA5" w:rsidRPr="008A7FA5" w:rsidRDefault="008A7FA5" w:rsidP="004C4556">
      <w:pPr>
        <w:pStyle w:val="a3"/>
        <w:numPr>
          <w:ilvl w:val="0"/>
          <w:numId w:val="3"/>
        </w:numPr>
        <w:ind w:leftChars="0"/>
        <w:rPr>
          <w:rFonts w:ascii="Times New Roman" w:eastAsia="標楷體" w:hAnsi="Times New Roman" w:cs="Times New Roman"/>
        </w:rPr>
      </w:pPr>
      <w:r w:rsidRPr="008A7FA5">
        <w:rPr>
          <w:rFonts w:ascii="Times New Roman" w:eastAsia="標楷體" w:hAnsi="Times New Roman" w:cs="Times New Roman" w:hint="eastAsia"/>
        </w:rPr>
        <w:t>隱私保護</w:t>
      </w:r>
      <w:r>
        <w:rPr>
          <w:rFonts w:ascii="Times New Roman" w:eastAsia="標楷體" w:hAnsi="Times New Roman" w:cs="Times New Roman" w:hint="eastAsia"/>
        </w:rPr>
        <w:t>:</w:t>
      </w:r>
      <w:r w:rsidRPr="008A7FA5">
        <w:rPr>
          <w:rFonts w:ascii="Times New Roman" w:eastAsia="標楷體" w:hAnsi="Times New Roman" w:cs="Times New Roman" w:hint="eastAsia"/>
        </w:rPr>
        <w:t>所有數據處理均在用戶本地端進行，保障用戶的個人資料安全，提升用戶信任感。</w:t>
      </w:r>
    </w:p>
    <w:p w14:paraId="0996702C" w14:textId="308905CD" w:rsidR="002E3010" w:rsidRPr="008A7FA5" w:rsidRDefault="002E3010" w:rsidP="004C4556">
      <w:pPr>
        <w:pStyle w:val="a3"/>
        <w:numPr>
          <w:ilvl w:val="0"/>
          <w:numId w:val="3"/>
        </w:numPr>
        <w:spacing w:beforeLines="50" w:before="180" w:afterLines="50" w:after="180"/>
        <w:ind w:leftChars="0"/>
        <w:rPr>
          <w:rFonts w:ascii="Times New Roman" w:eastAsia="標楷體" w:hAnsi="Times New Roman" w:cs="Times New Roman"/>
        </w:rPr>
      </w:pPr>
      <w:r w:rsidRPr="002E3010">
        <w:rPr>
          <w:rFonts w:ascii="Times New Roman" w:eastAsia="標楷體" w:hAnsi="Times New Roman" w:cs="Times New Roman"/>
        </w:rPr>
        <w:t>資料即時性</w:t>
      </w:r>
      <w:r w:rsidRPr="002E3010">
        <w:rPr>
          <w:rFonts w:ascii="Times New Roman" w:eastAsia="標楷體" w:hAnsi="Times New Roman" w:cs="Times New Roman"/>
        </w:rPr>
        <w:t>:</w:t>
      </w:r>
      <w:r w:rsidRPr="002E3010">
        <w:rPr>
          <w:rFonts w:ascii="Times New Roman" w:eastAsia="標楷體" w:hAnsi="Times New Roman" w:cs="Times New Roman"/>
        </w:rPr>
        <w:t>使用者利用線上操作，根據需求立即查詢需要的資料。</w:t>
      </w:r>
    </w:p>
    <w:p w14:paraId="2255FF69" w14:textId="06577C36" w:rsidR="007A381A" w:rsidRPr="002764B5" w:rsidRDefault="007A381A" w:rsidP="004C4556">
      <w:pPr>
        <w:pStyle w:val="a3"/>
        <w:numPr>
          <w:ilvl w:val="0"/>
          <w:numId w:val="3"/>
        </w:numPr>
        <w:spacing w:beforeLines="50" w:before="180" w:afterLines="50" w:after="180"/>
        <w:ind w:leftChars="0" w:left="958" w:firstLine="0"/>
        <w:rPr>
          <w:rFonts w:ascii="Times New Roman" w:eastAsia="標楷體" w:hAnsi="Times New Roman" w:cs="Times New Roman"/>
        </w:rPr>
      </w:pPr>
      <w:r w:rsidRPr="002764B5">
        <w:rPr>
          <w:rFonts w:ascii="Times New Roman" w:eastAsia="標楷體" w:hAnsi="Times New Roman" w:cs="Times New Roman"/>
        </w:rPr>
        <w:t>介面友善性</w:t>
      </w:r>
      <w:r w:rsidR="006D3338" w:rsidRPr="002764B5">
        <w:rPr>
          <w:rFonts w:ascii="Times New Roman" w:eastAsia="標楷體" w:hAnsi="Times New Roman" w:cs="Times New Roman"/>
        </w:rPr>
        <w:t>:</w:t>
      </w:r>
      <w:r w:rsidRPr="002764B5">
        <w:rPr>
          <w:rFonts w:ascii="Times New Roman" w:eastAsia="標楷體" w:hAnsi="Times New Roman" w:cs="Times New Roman"/>
        </w:rPr>
        <w:t>本系統以使用者的角度設計，利用簡易的點選與自動地跳出方式，減少使用者輸入，增加操作的便利性。</w:t>
      </w:r>
    </w:p>
    <w:p w14:paraId="4A8EB38F" w14:textId="24439CDC" w:rsidR="00F44ACB" w:rsidRDefault="00F44ACB" w:rsidP="004C4556">
      <w:pPr>
        <w:pStyle w:val="a3"/>
        <w:numPr>
          <w:ilvl w:val="0"/>
          <w:numId w:val="3"/>
        </w:numPr>
        <w:spacing w:beforeLines="50" w:before="180" w:afterLines="50" w:after="180"/>
        <w:ind w:leftChars="0" w:left="958" w:firstLine="0"/>
        <w:rPr>
          <w:rFonts w:ascii="Times New Roman" w:eastAsia="標楷體" w:hAnsi="Times New Roman" w:cs="Times New Roman"/>
        </w:rPr>
      </w:pPr>
      <w:r w:rsidRPr="002764B5">
        <w:rPr>
          <w:rFonts w:ascii="Times New Roman" w:eastAsia="標楷體" w:hAnsi="Times New Roman" w:cs="Times New Roman"/>
        </w:rPr>
        <w:t>使用便利性</w:t>
      </w:r>
      <w:r w:rsidRPr="002764B5">
        <w:rPr>
          <w:rFonts w:ascii="Times New Roman" w:eastAsia="標楷體" w:hAnsi="Times New Roman" w:cs="Times New Roman"/>
        </w:rPr>
        <w:t>:</w:t>
      </w:r>
      <w:r w:rsidRPr="002764B5">
        <w:rPr>
          <w:rFonts w:ascii="Times New Roman" w:eastAsia="標楷體" w:hAnsi="Times New Roman" w:cs="Times New Roman"/>
        </w:rPr>
        <w:t>本系統以使用頻率為考量，將功能位置排序及流程上會使用功能放在頁面上，讓使用者輕鬆點選。</w:t>
      </w:r>
    </w:p>
    <w:p w14:paraId="58F7C8C5" w14:textId="77777777" w:rsidR="002E3010" w:rsidRPr="008A7FA5" w:rsidRDefault="002E3010" w:rsidP="008A7FA5">
      <w:pPr>
        <w:spacing w:beforeLines="50" w:before="180" w:afterLines="50" w:after="180"/>
        <w:ind w:left="958"/>
        <w:rPr>
          <w:rFonts w:ascii="Times New Roman" w:eastAsia="標楷體" w:hAnsi="Times New Roman" w:cs="Times New Roman"/>
        </w:rPr>
      </w:pPr>
    </w:p>
    <w:p w14:paraId="3BCF9973" w14:textId="50E576F1" w:rsidR="007A381A" w:rsidRPr="002764B5" w:rsidRDefault="007A381A" w:rsidP="00F44ACB">
      <w:pPr>
        <w:widowControl/>
        <w:rPr>
          <w:rFonts w:ascii="Times New Roman" w:eastAsia="標楷體" w:hAnsi="Times New Roman" w:cs="Times New Roman"/>
        </w:rPr>
      </w:pPr>
      <w:r w:rsidRPr="002764B5">
        <w:rPr>
          <w:rFonts w:ascii="Times New Roman" w:eastAsia="標楷體" w:hAnsi="Times New Roman" w:cs="Times New Roman"/>
        </w:rPr>
        <w:br w:type="page"/>
      </w:r>
    </w:p>
    <w:p w14:paraId="107C8190" w14:textId="33FEE7F4" w:rsidR="00104285" w:rsidRPr="002764B5" w:rsidRDefault="00104285" w:rsidP="008B055A">
      <w:pPr>
        <w:pStyle w:val="a3"/>
        <w:numPr>
          <w:ilvl w:val="0"/>
          <w:numId w:val="1"/>
        </w:numPr>
        <w:ind w:leftChars="0" w:left="482" w:hanging="482"/>
        <w:outlineLvl w:val="0"/>
        <w:rPr>
          <w:rFonts w:ascii="Times New Roman" w:eastAsia="標楷體" w:hAnsi="Times New Roman" w:cs="Times New Roman"/>
          <w:b/>
        </w:rPr>
      </w:pPr>
      <w:bookmarkStart w:id="82" w:name="_Toc183991720"/>
      <w:bookmarkStart w:id="83" w:name="_Toc62790958"/>
      <w:bookmarkStart w:id="84" w:name="_Toc184000914"/>
      <w:r w:rsidRPr="002764B5">
        <w:rPr>
          <w:rFonts w:ascii="Times New Roman" w:eastAsia="標楷體" w:hAnsi="Times New Roman" w:cs="Times New Roman"/>
          <w:b/>
        </w:rPr>
        <w:lastRenderedPageBreak/>
        <w:t>建構項目需求</w:t>
      </w:r>
      <w:bookmarkEnd w:id="82"/>
      <w:bookmarkEnd w:id="83"/>
      <w:bookmarkEnd w:id="84"/>
    </w:p>
    <w:p w14:paraId="138330DB" w14:textId="49ADA488" w:rsidR="008E7407" w:rsidRPr="002764B5" w:rsidRDefault="00104285" w:rsidP="004C4556">
      <w:pPr>
        <w:pStyle w:val="a3"/>
        <w:numPr>
          <w:ilvl w:val="0"/>
          <w:numId w:val="14"/>
        </w:numPr>
        <w:spacing w:beforeLines="50" w:before="180" w:afterLines="50" w:after="180"/>
        <w:ind w:leftChars="0" w:left="482" w:hanging="482"/>
        <w:outlineLvl w:val="1"/>
        <w:rPr>
          <w:rFonts w:ascii="Times New Roman" w:eastAsia="標楷體" w:hAnsi="Times New Roman" w:cs="Times New Roman"/>
          <w:b/>
          <w:color w:val="000000" w:themeColor="text1"/>
        </w:rPr>
      </w:pPr>
      <w:bookmarkStart w:id="85" w:name="_Toc183991721"/>
      <w:bookmarkStart w:id="86" w:name="_Toc792392928"/>
      <w:bookmarkStart w:id="87" w:name="_Toc184000915"/>
      <w:r w:rsidRPr="002764B5">
        <w:rPr>
          <w:rFonts w:ascii="Times New Roman" w:eastAsia="標楷體" w:hAnsi="Times New Roman" w:cs="Times New Roman"/>
          <w:b/>
          <w:color w:val="000000" w:themeColor="text1"/>
        </w:rPr>
        <w:t>軟體架構</w:t>
      </w:r>
      <w:bookmarkEnd w:id="85"/>
      <w:bookmarkEnd w:id="86"/>
      <w:bookmarkEnd w:id="87"/>
    </w:p>
    <w:p w14:paraId="50FAA1FD" w14:textId="00E3D16D" w:rsidR="000B4C12" w:rsidRDefault="00F44ACB" w:rsidP="004C4556">
      <w:pPr>
        <w:pStyle w:val="a3"/>
        <w:numPr>
          <w:ilvl w:val="0"/>
          <w:numId w:val="15"/>
        </w:numPr>
        <w:spacing w:beforeLines="50" w:before="180" w:afterLines="50" w:after="180"/>
        <w:ind w:leftChars="0"/>
        <w:rPr>
          <w:rFonts w:ascii="Times New Roman" w:eastAsia="標楷體" w:hAnsi="Times New Roman" w:cs="Times New Roman"/>
          <w:bCs/>
        </w:rPr>
      </w:pPr>
      <w:r w:rsidRPr="002764B5">
        <w:rPr>
          <w:rFonts w:ascii="Times New Roman" w:eastAsia="標楷體" w:hAnsi="Times New Roman" w:cs="Times New Roman"/>
          <w:bCs/>
        </w:rPr>
        <w:t>系統架構圖</w:t>
      </w:r>
      <w:r w:rsidR="001F1F53">
        <w:rPr>
          <w:rFonts w:ascii="Times New Roman" w:eastAsia="標楷體" w:hAnsi="Times New Roman" w:cs="Times New Roman" w:hint="eastAsia"/>
          <w:bCs/>
        </w:rPr>
        <w:t>中</w:t>
      </w:r>
      <w:r w:rsidRPr="002764B5">
        <w:rPr>
          <w:rFonts w:ascii="Times New Roman" w:eastAsia="標楷體" w:hAnsi="Times New Roman" w:cs="Times New Roman"/>
          <w:bCs/>
        </w:rPr>
        <w:t>，功能</w:t>
      </w:r>
      <w:r w:rsidR="004A5E4F">
        <w:rPr>
          <w:rFonts w:ascii="Times New Roman" w:eastAsia="標楷體" w:hAnsi="Times New Roman" w:cs="Times New Roman" w:hint="eastAsia"/>
          <w:bCs/>
        </w:rPr>
        <w:t>有</w:t>
      </w:r>
      <w:r w:rsidR="004A5E4F" w:rsidRPr="004A5E4F">
        <w:rPr>
          <w:rFonts w:ascii="Times New Roman" w:eastAsia="標楷體" w:hAnsi="Times New Roman" w:cs="Times New Roman" w:hint="eastAsia"/>
          <w:bCs/>
        </w:rPr>
        <w:t>保單</w:t>
      </w:r>
      <w:r w:rsidR="00D03976">
        <w:rPr>
          <w:rFonts w:ascii="Times New Roman" w:eastAsia="標楷體" w:hAnsi="Times New Roman" w:cs="Times New Roman" w:hint="eastAsia"/>
          <w:bCs/>
        </w:rPr>
        <w:t>輸入</w:t>
      </w:r>
      <w:r w:rsidR="004A5E4F" w:rsidRPr="004A5E4F">
        <w:rPr>
          <w:rFonts w:ascii="Times New Roman" w:eastAsia="標楷體" w:hAnsi="Times New Roman" w:cs="Times New Roman" w:hint="eastAsia"/>
          <w:bCs/>
        </w:rPr>
        <w:t>系統、股票管理系統、穀寶查詢系統</w:t>
      </w:r>
      <w:r w:rsidR="00D42FB6">
        <w:rPr>
          <w:rFonts w:ascii="Times New Roman" w:eastAsia="標楷體" w:hAnsi="Times New Roman" w:cs="Times New Roman" w:hint="eastAsia"/>
          <w:bCs/>
        </w:rPr>
        <w:t>，</w:t>
      </w:r>
    </w:p>
    <w:p w14:paraId="4500FAB3" w14:textId="4F823366" w:rsidR="00EC782D" w:rsidRPr="004A5E4F" w:rsidRDefault="00F44ACB" w:rsidP="000B4C12">
      <w:pPr>
        <w:pStyle w:val="a3"/>
        <w:spacing w:beforeLines="50" w:before="180" w:afterLines="50" w:after="180"/>
        <w:ind w:leftChars="0" w:left="960"/>
        <w:rPr>
          <w:rFonts w:ascii="Times New Roman" w:eastAsia="標楷體" w:hAnsi="Times New Roman" w:cs="Times New Roman"/>
          <w:bCs/>
        </w:rPr>
      </w:pPr>
      <w:r w:rsidRPr="004A5E4F">
        <w:rPr>
          <w:rFonts w:ascii="Times New Roman" w:eastAsia="標楷體" w:hAnsi="Times New Roman" w:cs="Times New Roman"/>
          <w:bCs/>
        </w:rPr>
        <w:t>如圖</w:t>
      </w:r>
      <w:r w:rsidRPr="004A5E4F">
        <w:rPr>
          <w:rFonts w:ascii="Times New Roman" w:eastAsia="標楷體" w:hAnsi="Times New Roman" w:cs="Times New Roman"/>
          <w:bCs/>
        </w:rPr>
        <w:t>3.1</w:t>
      </w:r>
      <w:r w:rsidRPr="004A5E4F">
        <w:rPr>
          <w:rFonts w:ascii="Times New Roman" w:eastAsia="標楷體" w:hAnsi="Times New Roman" w:cs="Times New Roman"/>
          <w:bCs/>
        </w:rPr>
        <w:t>所示。</w:t>
      </w:r>
    </w:p>
    <w:p w14:paraId="3512CF6E" w14:textId="364D8967" w:rsidR="00EC782D" w:rsidRPr="002764B5" w:rsidRDefault="00232E95" w:rsidP="00EC782D">
      <w:pPr>
        <w:spacing w:beforeLines="50" w:before="180" w:afterLines="50" w:after="180"/>
        <w:ind w:left="480"/>
        <w:jc w:val="center"/>
        <w:rPr>
          <w:rFonts w:ascii="Times New Roman" w:eastAsia="標楷體" w:hAnsi="Times New Roman" w:cs="Times New Roman"/>
          <w:b/>
        </w:rPr>
      </w:pPr>
      <w:r w:rsidRPr="00232E95">
        <w:rPr>
          <w:rFonts w:ascii="Times New Roman" w:eastAsia="標楷體" w:hAnsi="Times New Roman" w:cs="Times New Roman"/>
          <w:b/>
          <w:noProof/>
        </w:rPr>
        <w:drawing>
          <wp:inline distT="0" distB="0" distL="0" distR="0" wp14:anchorId="579D14C6" wp14:editId="52B12F2F">
            <wp:extent cx="4869030" cy="2466975"/>
            <wp:effectExtent l="0" t="0" r="8255" b="0"/>
            <wp:docPr id="8919976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97646" name=""/>
                    <pic:cNvPicPr/>
                  </pic:nvPicPr>
                  <pic:blipFill>
                    <a:blip r:embed="rId46"/>
                    <a:stretch>
                      <a:fillRect/>
                    </a:stretch>
                  </pic:blipFill>
                  <pic:spPr>
                    <a:xfrm>
                      <a:off x="0" y="0"/>
                      <a:ext cx="4879511" cy="2472285"/>
                    </a:xfrm>
                    <a:prstGeom prst="rect">
                      <a:avLst/>
                    </a:prstGeom>
                  </pic:spPr>
                </pic:pic>
              </a:graphicData>
            </a:graphic>
          </wp:inline>
        </w:drawing>
      </w:r>
    </w:p>
    <w:p w14:paraId="38F429DF" w14:textId="08524551" w:rsidR="00E3376F" w:rsidRDefault="00104285" w:rsidP="00A624CF">
      <w:pPr>
        <w:jc w:val="center"/>
        <w:outlineLvl w:val="0"/>
        <w:rPr>
          <w:rFonts w:ascii="Times New Roman" w:eastAsia="標楷體" w:hAnsi="Times New Roman" w:cs="Times New Roman"/>
        </w:rPr>
      </w:pPr>
      <w:bookmarkStart w:id="88" w:name="_Toc57145268"/>
      <w:bookmarkStart w:id="89" w:name="_Toc57145558"/>
      <w:bookmarkStart w:id="90" w:name="_Toc57146990"/>
      <w:bookmarkStart w:id="91" w:name="_Toc57148613"/>
      <w:bookmarkStart w:id="92" w:name="_Toc183991722"/>
      <w:bookmarkStart w:id="93" w:name="_Toc1940332452"/>
      <w:bookmarkStart w:id="94" w:name="_Toc184000916"/>
      <w:r w:rsidRPr="002764B5">
        <w:rPr>
          <w:rFonts w:ascii="Times New Roman" w:eastAsia="標楷體" w:hAnsi="Times New Roman" w:cs="Times New Roman"/>
        </w:rPr>
        <w:t>圖</w:t>
      </w:r>
      <w:r w:rsidRPr="002764B5">
        <w:rPr>
          <w:rFonts w:ascii="Times New Roman" w:eastAsia="標楷體" w:hAnsi="Times New Roman" w:cs="Times New Roman"/>
        </w:rPr>
        <w:t>3.1</w:t>
      </w:r>
      <w:r w:rsidR="00734129" w:rsidRPr="00370214">
        <w:rPr>
          <w:rFonts w:ascii="Times New Roman" w:eastAsia="標楷體" w:hAnsi="Times New Roman" w:hint="eastAsia"/>
        </w:rPr>
        <w:t>穀寶</w:t>
      </w:r>
      <w:r w:rsidR="00734129" w:rsidRPr="00370214">
        <w:rPr>
          <w:rFonts w:ascii="Times New Roman" w:eastAsia="標楷體" w:hAnsi="Times New Roman" w:hint="eastAsia"/>
        </w:rPr>
        <w:t>-</w:t>
      </w:r>
      <w:r w:rsidR="00734129" w:rsidRPr="00370214">
        <w:rPr>
          <w:rFonts w:ascii="Times New Roman" w:eastAsia="標楷體" w:hAnsi="Times New Roman" w:hint="eastAsia"/>
        </w:rPr>
        <w:t>智能保險存股建議平台</w:t>
      </w:r>
      <w:r w:rsidR="00D06FB7" w:rsidRPr="002764B5">
        <w:rPr>
          <w:rFonts w:ascii="Times New Roman" w:eastAsia="標楷體" w:hAnsi="Times New Roman" w:cs="Times New Roman"/>
        </w:rPr>
        <w:t>系統</w:t>
      </w:r>
      <w:r w:rsidRPr="002764B5">
        <w:rPr>
          <w:rFonts w:ascii="Times New Roman" w:eastAsia="標楷體" w:hAnsi="Times New Roman" w:cs="Times New Roman"/>
        </w:rPr>
        <w:t>架構圖</w:t>
      </w:r>
      <w:bookmarkEnd w:id="88"/>
      <w:bookmarkEnd w:id="89"/>
      <w:bookmarkEnd w:id="90"/>
      <w:bookmarkEnd w:id="91"/>
      <w:bookmarkEnd w:id="92"/>
      <w:bookmarkEnd w:id="93"/>
      <w:bookmarkEnd w:id="94"/>
    </w:p>
    <w:p w14:paraId="4AC40206" w14:textId="77777777" w:rsidR="00000E28" w:rsidRPr="002764B5" w:rsidRDefault="00000E28" w:rsidP="00A624CF">
      <w:pPr>
        <w:jc w:val="center"/>
        <w:outlineLvl w:val="0"/>
        <w:rPr>
          <w:rFonts w:ascii="Times New Roman" w:eastAsia="標楷體" w:hAnsi="Times New Roman" w:cs="Times New Roman"/>
        </w:rPr>
      </w:pPr>
    </w:p>
    <w:p w14:paraId="5EFB167A" w14:textId="0A0DAD2C" w:rsidR="00C769B2" w:rsidRDefault="66991B16" w:rsidP="004C4556">
      <w:pPr>
        <w:pStyle w:val="a3"/>
        <w:numPr>
          <w:ilvl w:val="0"/>
          <w:numId w:val="19"/>
        </w:numPr>
        <w:spacing w:beforeLines="50" w:before="180" w:afterLines="50" w:after="180"/>
        <w:ind w:leftChars="0"/>
        <w:rPr>
          <w:rFonts w:ascii="Times New Roman" w:eastAsia="標楷體" w:hAnsi="Times New Roman" w:cs="Times New Roman"/>
          <w:bCs/>
        </w:rPr>
      </w:pPr>
      <w:r w:rsidRPr="66991B16">
        <w:rPr>
          <w:rFonts w:ascii="Times New Roman" w:eastAsia="標楷體" w:hAnsi="Times New Roman" w:cs="Times New Roman"/>
        </w:rPr>
        <w:t>保單輸入</w:t>
      </w:r>
      <w:r w:rsidR="00E04968">
        <w:rPr>
          <w:rFonts w:ascii="Times New Roman" w:eastAsia="標楷體" w:hAnsi="Times New Roman" w:cs="Times New Roman" w:hint="eastAsia"/>
          <w:bCs/>
        </w:rPr>
        <w:t>系統</w:t>
      </w:r>
      <w:r w:rsidR="004B22B0" w:rsidRPr="004B22B0">
        <w:rPr>
          <w:rFonts w:ascii="Times New Roman" w:eastAsia="標楷體" w:hAnsi="Times New Roman" w:cs="Times New Roman" w:hint="eastAsia"/>
          <w:bCs/>
        </w:rPr>
        <w:t>架構圖</w:t>
      </w:r>
      <w:r w:rsidR="001F1F53">
        <w:rPr>
          <w:rFonts w:ascii="Times New Roman" w:eastAsia="標楷體" w:hAnsi="Times New Roman" w:cs="Times New Roman" w:hint="eastAsia"/>
          <w:bCs/>
        </w:rPr>
        <w:t>中</w:t>
      </w:r>
      <w:r w:rsidR="00D42FB6" w:rsidRPr="002764B5">
        <w:rPr>
          <w:rFonts w:ascii="Times New Roman" w:eastAsia="標楷體" w:hAnsi="Times New Roman" w:cs="Times New Roman"/>
          <w:bCs/>
        </w:rPr>
        <w:t>，</w:t>
      </w:r>
      <w:r w:rsidR="1EF4F836" w:rsidRPr="1EF4F836">
        <w:rPr>
          <w:rFonts w:ascii="Times New Roman" w:eastAsia="標楷體" w:hAnsi="Times New Roman" w:cs="Times New Roman"/>
        </w:rPr>
        <w:t>介面</w:t>
      </w:r>
      <w:r w:rsidR="00D42FB6">
        <w:rPr>
          <w:rFonts w:ascii="Times New Roman" w:eastAsia="標楷體" w:hAnsi="Times New Roman" w:cs="Times New Roman" w:hint="eastAsia"/>
          <w:bCs/>
        </w:rPr>
        <w:t>有</w:t>
      </w:r>
      <w:r w:rsidR="00D42FB6" w:rsidRPr="004A5E4F">
        <w:rPr>
          <w:rFonts w:ascii="Times New Roman" w:eastAsia="標楷體" w:hAnsi="Times New Roman" w:cs="Times New Roman" w:hint="eastAsia"/>
          <w:bCs/>
        </w:rPr>
        <w:t>保單</w:t>
      </w:r>
      <w:r w:rsidR="03C123DE" w:rsidRPr="03C123DE">
        <w:rPr>
          <w:rFonts w:ascii="Times New Roman" w:eastAsia="標楷體" w:hAnsi="Times New Roman" w:cs="Times New Roman"/>
        </w:rPr>
        <w:t>資料</w:t>
      </w:r>
      <w:r w:rsidR="00D42FB6">
        <w:rPr>
          <w:rFonts w:ascii="Times New Roman" w:eastAsia="標楷體" w:hAnsi="Times New Roman" w:cs="Times New Roman" w:hint="eastAsia"/>
          <w:bCs/>
        </w:rPr>
        <w:t>輸入</w:t>
      </w:r>
      <w:r w:rsidR="00D42FB6" w:rsidRPr="004A5E4F">
        <w:rPr>
          <w:rFonts w:ascii="Times New Roman" w:eastAsia="標楷體" w:hAnsi="Times New Roman" w:cs="Times New Roman" w:hint="eastAsia"/>
          <w:bCs/>
        </w:rPr>
        <w:t>、</w:t>
      </w:r>
      <w:r w:rsidRPr="66991B16">
        <w:rPr>
          <w:rFonts w:ascii="Times New Roman" w:eastAsia="標楷體" w:hAnsi="Times New Roman" w:cs="Times New Roman"/>
        </w:rPr>
        <w:t>保單列表</w:t>
      </w:r>
      <w:r w:rsidR="00D42FB6" w:rsidRPr="004A5E4F">
        <w:rPr>
          <w:rFonts w:ascii="Times New Roman" w:eastAsia="標楷體" w:hAnsi="Times New Roman" w:cs="Times New Roman" w:hint="eastAsia"/>
          <w:bCs/>
        </w:rPr>
        <w:t>、</w:t>
      </w:r>
      <w:r w:rsidR="2F38DB83" w:rsidRPr="2F38DB83">
        <w:rPr>
          <w:rFonts w:ascii="Times New Roman" w:eastAsia="標楷體" w:hAnsi="Times New Roman" w:cs="Times New Roman"/>
        </w:rPr>
        <w:t>編輯表單</w:t>
      </w:r>
      <w:r w:rsidR="00D42FB6">
        <w:rPr>
          <w:rFonts w:ascii="Times New Roman" w:eastAsia="標楷體" w:hAnsi="Times New Roman" w:cs="Times New Roman" w:hint="eastAsia"/>
          <w:bCs/>
        </w:rPr>
        <w:t>，</w:t>
      </w:r>
    </w:p>
    <w:p w14:paraId="42D4E32D" w14:textId="5FCAC4DE" w:rsidR="00D42FB6" w:rsidRPr="00D42FB6" w:rsidRDefault="00D42FB6" w:rsidP="00C769B2">
      <w:pPr>
        <w:pStyle w:val="a3"/>
        <w:spacing w:beforeLines="50" w:before="180" w:afterLines="50" w:after="180"/>
        <w:ind w:leftChars="0" w:left="960"/>
        <w:rPr>
          <w:rFonts w:ascii="Times New Roman" w:eastAsia="標楷體" w:hAnsi="Times New Roman" w:cs="Times New Roman"/>
          <w:bCs/>
        </w:rPr>
      </w:pPr>
      <w:r w:rsidRPr="00D42FB6">
        <w:rPr>
          <w:rFonts w:ascii="Times New Roman" w:eastAsia="標楷體" w:hAnsi="Times New Roman" w:cs="Times New Roman"/>
          <w:bCs/>
        </w:rPr>
        <w:t>如圖</w:t>
      </w:r>
      <w:r w:rsidRPr="00D42FB6">
        <w:rPr>
          <w:rFonts w:ascii="Times New Roman" w:eastAsia="標楷體" w:hAnsi="Times New Roman" w:cs="Times New Roman"/>
          <w:bCs/>
        </w:rPr>
        <w:t>3.</w:t>
      </w:r>
      <w:r w:rsidR="2F38DB83" w:rsidRPr="2F38DB83">
        <w:rPr>
          <w:rFonts w:ascii="Times New Roman" w:eastAsia="標楷體" w:hAnsi="Times New Roman" w:cs="Times New Roman"/>
        </w:rPr>
        <w:t>2</w:t>
      </w:r>
      <w:r w:rsidRPr="00D42FB6">
        <w:rPr>
          <w:rFonts w:ascii="Times New Roman" w:eastAsia="標楷體" w:hAnsi="Times New Roman" w:cs="Times New Roman"/>
          <w:bCs/>
        </w:rPr>
        <w:t>所示。</w:t>
      </w:r>
    </w:p>
    <w:p w14:paraId="41C1BB86" w14:textId="294D34D3" w:rsidR="007547E3" w:rsidRPr="007547E3" w:rsidRDefault="007F5362" w:rsidP="007547E3">
      <w:pPr>
        <w:widowControl/>
        <w:jc w:val="center"/>
        <w:rPr>
          <w:rFonts w:ascii="Times New Roman" w:eastAsia="標楷體" w:hAnsi="Times New Roman" w:cs="Times New Roman"/>
        </w:rPr>
      </w:pPr>
      <w:r w:rsidRPr="007F5362">
        <w:rPr>
          <w:rFonts w:ascii="Times New Roman" w:eastAsia="標楷體" w:hAnsi="Times New Roman" w:cs="Times New Roman"/>
          <w:noProof/>
        </w:rPr>
        <w:drawing>
          <wp:inline distT="0" distB="0" distL="0" distR="0" wp14:anchorId="11F04DBC" wp14:editId="7CA2F6B8">
            <wp:extent cx="5579745" cy="2466975"/>
            <wp:effectExtent l="0" t="0" r="1905" b="9525"/>
            <wp:docPr id="9510608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0857" name=""/>
                    <pic:cNvPicPr/>
                  </pic:nvPicPr>
                  <pic:blipFill rotWithShape="1">
                    <a:blip r:embed="rId47"/>
                    <a:srcRect b="5864"/>
                    <a:stretch/>
                  </pic:blipFill>
                  <pic:spPr bwMode="auto">
                    <a:xfrm>
                      <a:off x="0" y="0"/>
                      <a:ext cx="5579745" cy="2466975"/>
                    </a:xfrm>
                    <a:prstGeom prst="rect">
                      <a:avLst/>
                    </a:prstGeom>
                    <a:ln>
                      <a:noFill/>
                    </a:ln>
                    <a:extLst>
                      <a:ext uri="{53640926-AAD7-44D8-BBD7-CCE9431645EC}">
                        <a14:shadowObscured xmlns:a14="http://schemas.microsoft.com/office/drawing/2010/main"/>
                      </a:ext>
                    </a:extLst>
                  </pic:spPr>
                </pic:pic>
              </a:graphicData>
            </a:graphic>
          </wp:inline>
        </w:drawing>
      </w:r>
    </w:p>
    <w:p w14:paraId="019AC9EB" w14:textId="06BA6F14" w:rsidR="00C769B2" w:rsidRDefault="00673A1E" w:rsidP="004847E3">
      <w:pPr>
        <w:jc w:val="center"/>
        <w:outlineLvl w:val="0"/>
        <w:rPr>
          <w:rFonts w:ascii="Times New Roman" w:eastAsia="標楷體" w:hAnsi="Times New Roman" w:cs="Times New Roman"/>
        </w:rPr>
      </w:pPr>
      <w:bookmarkStart w:id="95" w:name="_Toc184000917"/>
      <w:r w:rsidRPr="004847E3">
        <w:rPr>
          <w:rFonts w:ascii="Times New Roman" w:eastAsia="標楷體" w:hAnsi="Times New Roman" w:cs="Times New Roman"/>
        </w:rPr>
        <w:t>圖</w:t>
      </w:r>
      <w:r w:rsidRPr="004847E3">
        <w:rPr>
          <w:rFonts w:ascii="Times New Roman" w:eastAsia="標楷體" w:hAnsi="Times New Roman" w:cs="Times New Roman"/>
        </w:rPr>
        <w:t>3.</w:t>
      </w:r>
      <w:r w:rsidR="1EF4F836" w:rsidRPr="004847E3">
        <w:rPr>
          <w:rFonts w:ascii="Times New Roman" w:eastAsia="標楷體" w:hAnsi="Times New Roman" w:cs="Times New Roman"/>
        </w:rPr>
        <w:t>2</w:t>
      </w:r>
      <w:r w:rsidR="2F38DB83" w:rsidRPr="004847E3">
        <w:rPr>
          <w:rFonts w:ascii="Times New Roman" w:eastAsia="標楷體" w:hAnsi="Times New Roman" w:cs="Times New Roman"/>
        </w:rPr>
        <w:t>保單</w:t>
      </w:r>
      <w:r w:rsidR="3EEA6543" w:rsidRPr="004847E3">
        <w:rPr>
          <w:rFonts w:ascii="Times New Roman" w:eastAsia="標楷體" w:hAnsi="Times New Roman" w:cs="Times New Roman"/>
        </w:rPr>
        <w:t>輸入</w:t>
      </w:r>
      <w:r w:rsidRPr="004847E3">
        <w:rPr>
          <w:rFonts w:ascii="Times New Roman" w:eastAsia="標楷體" w:hAnsi="Times New Roman" w:cs="Times New Roman"/>
        </w:rPr>
        <w:t>系統架構圖</w:t>
      </w:r>
      <w:bookmarkEnd w:id="95"/>
    </w:p>
    <w:p w14:paraId="758AC01E" w14:textId="3E77AAF8" w:rsidR="00C769B2" w:rsidRDefault="00C769B2">
      <w:pPr>
        <w:widowControl/>
        <w:rPr>
          <w:rFonts w:ascii="Times New Roman" w:eastAsia="標楷體" w:hAnsi="Times New Roman" w:cs="Times New Roman"/>
        </w:rPr>
      </w:pPr>
    </w:p>
    <w:p w14:paraId="240BA6BC" w14:textId="1077376F" w:rsidR="007D6963" w:rsidRDefault="007D6963">
      <w:pPr>
        <w:widowControl/>
        <w:rPr>
          <w:rFonts w:ascii="Times New Roman" w:eastAsia="標楷體" w:hAnsi="Times New Roman" w:cs="Times New Roman"/>
        </w:rPr>
      </w:pPr>
    </w:p>
    <w:p w14:paraId="501AB9B0" w14:textId="34BAB8E5" w:rsidR="007D6963" w:rsidRDefault="007D6963">
      <w:pPr>
        <w:widowControl/>
        <w:rPr>
          <w:rFonts w:ascii="Times New Roman" w:eastAsia="標楷體" w:hAnsi="Times New Roman" w:cs="Times New Roman"/>
        </w:rPr>
      </w:pPr>
    </w:p>
    <w:p w14:paraId="3B8AE816" w14:textId="66AFC877" w:rsidR="1EF4F836" w:rsidRDefault="1EF4F836" w:rsidP="1EF4F836">
      <w:pPr>
        <w:widowControl/>
        <w:rPr>
          <w:rFonts w:ascii="Times New Roman" w:eastAsia="標楷體" w:hAnsi="Times New Roman" w:cs="Times New Roman"/>
        </w:rPr>
      </w:pPr>
    </w:p>
    <w:p w14:paraId="564187AE" w14:textId="754F792F" w:rsidR="1EF4F836" w:rsidRPr="00CC42AC" w:rsidRDefault="00880D78" w:rsidP="00CC42AC">
      <w:pPr>
        <w:pStyle w:val="a3"/>
        <w:widowControl/>
        <w:numPr>
          <w:ilvl w:val="0"/>
          <w:numId w:val="20"/>
        </w:numPr>
        <w:ind w:leftChars="0"/>
        <w:rPr>
          <w:rFonts w:ascii="Times New Roman" w:eastAsia="標楷體" w:hAnsi="Times New Roman" w:cs="Times New Roman"/>
        </w:rPr>
      </w:pPr>
      <w:r w:rsidRPr="00880D78">
        <w:lastRenderedPageBreak/>
        <w:t>保單資料輸入</w:t>
      </w:r>
      <w:r w:rsidR="00CC42AC">
        <w:rPr>
          <w:rFonts w:hint="eastAsia"/>
        </w:rPr>
        <w:t>功能</w:t>
      </w:r>
      <w:r w:rsidR="00CC42AC" w:rsidRPr="004B22B0">
        <w:rPr>
          <w:rFonts w:ascii="Times New Roman" w:eastAsia="標楷體" w:hAnsi="Times New Roman" w:cs="Times New Roman" w:hint="eastAsia"/>
          <w:bCs/>
        </w:rPr>
        <w:t>架構圖</w:t>
      </w:r>
      <w:r w:rsidR="001F1F53">
        <w:rPr>
          <w:rFonts w:ascii="Times New Roman" w:eastAsia="標楷體" w:hAnsi="Times New Roman" w:cs="Times New Roman" w:hint="eastAsia"/>
          <w:bCs/>
        </w:rPr>
        <w:t>中</w:t>
      </w:r>
      <w:r w:rsidRPr="00880D78">
        <w:t>，功能有輸入保單資料、送出、重填、查看輸入資料，</w:t>
      </w:r>
      <w:r w:rsidRPr="00CC42AC">
        <w:rPr>
          <w:szCs w:val="24"/>
        </w:rPr>
        <w:t>如圖</w:t>
      </w:r>
      <w:r w:rsidRPr="00CC42AC">
        <w:rPr>
          <w:szCs w:val="24"/>
        </w:rPr>
        <w:t>3.3</w:t>
      </w:r>
      <w:r w:rsidRPr="00CC42AC">
        <w:rPr>
          <w:szCs w:val="24"/>
        </w:rPr>
        <w:t>所示</w:t>
      </w:r>
      <w:r w:rsidR="007D6963" w:rsidRPr="00CC42AC">
        <w:rPr>
          <w:rFonts w:hint="eastAsia"/>
          <w:szCs w:val="24"/>
        </w:rPr>
        <w:t>。</w:t>
      </w:r>
    </w:p>
    <w:p w14:paraId="25CDF1A6" w14:textId="4D56C841" w:rsidR="1EF4F836" w:rsidRDefault="1EF4F836" w:rsidP="1EF4F836">
      <w:pPr>
        <w:widowControl/>
        <w:rPr>
          <w:rFonts w:ascii="Times New Roman" w:eastAsia="標楷體" w:hAnsi="Times New Roman" w:cs="Times New Roman"/>
        </w:rPr>
      </w:pPr>
    </w:p>
    <w:p w14:paraId="191EB237" w14:textId="583160B1" w:rsidR="0043456E" w:rsidRPr="0043456E" w:rsidRDefault="00C769B2" w:rsidP="66FAC2EA">
      <w:pPr>
        <w:widowControl/>
        <w:jc w:val="center"/>
        <w:rPr>
          <w:rFonts w:ascii="新細明體" w:eastAsia="新細明體" w:hAnsi="新細明體" w:cs="新細明體"/>
        </w:rPr>
      </w:pPr>
      <w:r>
        <w:rPr>
          <w:noProof/>
        </w:rPr>
        <w:drawing>
          <wp:inline distT="0" distB="0" distL="0" distR="0" wp14:anchorId="468AF504" wp14:editId="3AE37EBE">
            <wp:extent cx="4061860" cy="3581400"/>
            <wp:effectExtent l="0" t="0" r="0" b="0"/>
            <wp:docPr id="16967563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rotWithShape="1">
                    <a:blip r:embed="rId48">
                      <a:extLst>
                        <a:ext uri="{28A0092B-C50C-407E-A947-70E740481C1C}">
                          <a14:useLocalDpi xmlns:a14="http://schemas.microsoft.com/office/drawing/2010/main" val="0"/>
                        </a:ext>
                      </a:extLst>
                    </a:blip>
                    <a:srcRect b="9550"/>
                    <a:stretch/>
                  </pic:blipFill>
                  <pic:spPr bwMode="auto">
                    <a:xfrm>
                      <a:off x="0" y="0"/>
                      <a:ext cx="4064649" cy="3583859"/>
                    </a:xfrm>
                    <a:prstGeom prst="rect">
                      <a:avLst/>
                    </a:prstGeom>
                    <a:ln>
                      <a:noFill/>
                    </a:ln>
                    <a:extLst>
                      <a:ext uri="{53640926-AAD7-44D8-BBD7-CCE9431645EC}">
                        <a14:shadowObscured xmlns:a14="http://schemas.microsoft.com/office/drawing/2010/main"/>
                      </a:ext>
                    </a:extLst>
                  </pic:spPr>
                </pic:pic>
              </a:graphicData>
            </a:graphic>
          </wp:inline>
        </w:drawing>
      </w:r>
    </w:p>
    <w:p w14:paraId="788C0E13" w14:textId="79A5E9DF" w:rsidR="0043456E" w:rsidRPr="004847E3" w:rsidRDefault="1DACB902" w:rsidP="004847E3">
      <w:pPr>
        <w:jc w:val="center"/>
        <w:outlineLvl w:val="0"/>
        <w:rPr>
          <w:rFonts w:ascii="Times New Roman" w:eastAsia="標楷體" w:hAnsi="Times New Roman" w:cs="Times New Roman"/>
        </w:rPr>
      </w:pPr>
      <w:bookmarkStart w:id="96" w:name="_Toc184000918"/>
      <w:r w:rsidRPr="004847E3">
        <w:rPr>
          <w:rFonts w:ascii="Times New Roman" w:eastAsia="標楷體" w:hAnsi="Times New Roman" w:cs="Times New Roman"/>
        </w:rPr>
        <w:t>圖</w:t>
      </w:r>
      <w:r w:rsidRPr="004847E3">
        <w:rPr>
          <w:rFonts w:ascii="Times New Roman" w:eastAsia="標楷體" w:hAnsi="Times New Roman" w:cs="Times New Roman"/>
        </w:rPr>
        <w:t>3.3</w:t>
      </w:r>
      <w:r w:rsidRPr="004847E3">
        <w:rPr>
          <w:rFonts w:ascii="Times New Roman" w:eastAsia="標楷體" w:hAnsi="Times New Roman" w:cs="Times New Roman"/>
        </w:rPr>
        <w:t>保單資料輸入</w:t>
      </w:r>
      <w:r w:rsidR="00FC1CAD" w:rsidRPr="004847E3">
        <w:rPr>
          <w:rFonts w:ascii="Times New Roman" w:eastAsia="標楷體" w:hAnsi="Times New Roman" w:cs="Times New Roman"/>
        </w:rPr>
        <w:t>功能</w:t>
      </w:r>
      <w:r w:rsidRPr="004847E3">
        <w:rPr>
          <w:rFonts w:ascii="Times New Roman" w:eastAsia="標楷體" w:hAnsi="Times New Roman" w:cs="Times New Roman"/>
        </w:rPr>
        <w:t>架構圖</w:t>
      </w:r>
      <w:bookmarkEnd w:id="96"/>
    </w:p>
    <w:p w14:paraId="2614D956" w14:textId="18C323BD" w:rsidR="1DACB902" w:rsidRDefault="1DACB902" w:rsidP="00F528D3">
      <w:pPr>
        <w:widowControl/>
      </w:pPr>
    </w:p>
    <w:p w14:paraId="51CF885B" w14:textId="021BB5FC" w:rsidR="1DACB902" w:rsidRPr="00CA212F" w:rsidRDefault="095F1010" w:rsidP="0023189A">
      <w:pPr>
        <w:pStyle w:val="a3"/>
        <w:widowControl/>
        <w:numPr>
          <w:ilvl w:val="0"/>
          <w:numId w:val="20"/>
        </w:numPr>
        <w:ind w:leftChars="0"/>
      </w:pPr>
      <w:r w:rsidRPr="00CA212F">
        <w:t>保單列表</w:t>
      </w:r>
      <w:r w:rsidR="00033F20">
        <w:rPr>
          <w:rFonts w:hint="eastAsia"/>
        </w:rPr>
        <w:t>功能</w:t>
      </w:r>
      <w:r w:rsidR="00CC42AC" w:rsidRPr="004B22B0">
        <w:rPr>
          <w:rFonts w:ascii="Times New Roman" w:eastAsia="標楷體" w:hAnsi="Times New Roman" w:cs="Times New Roman" w:hint="eastAsia"/>
          <w:bCs/>
        </w:rPr>
        <w:t>架構圖</w:t>
      </w:r>
      <w:r w:rsidR="001F1F53">
        <w:rPr>
          <w:rFonts w:ascii="Times New Roman" w:eastAsia="標楷體" w:hAnsi="Times New Roman" w:cs="Times New Roman" w:hint="eastAsia"/>
          <w:bCs/>
        </w:rPr>
        <w:t>中</w:t>
      </w:r>
      <w:r w:rsidR="28F7F757" w:rsidRPr="00CA212F">
        <w:t>，功能有查看已儲存</w:t>
      </w:r>
      <w:r w:rsidR="33924B24" w:rsidRPr="00CA212F">
        <w:t>保單、編輯</w:t>
      </w:r>
      <w:r w:rsidR="6146349E" w:rsidRPr="00CA212F">
        <w:t>、刪除、匯出資料、返回輸入，</w:t>
      </w:r>
      <w:r w:rsidR="1937DF43" w:rsidRPr="00CA212F">
        <w:t>如圖</w:t>
      </w:r>
      <w:r w:rsidR="1937DF43" w:rsidRPr="00CA212F">
        <w:t>3.4</w:t>
      </w:r>
      <w:r w:rsidR="1937DF43" w:rsidRPr="00CA212F">
        <w:t>所示</w:t>
      </w:r>
    </w:p>
    <w:p w14:paraId="79727965" w14:textId="61109E4F" w:rsidR="0043456E" w:rsidRPr="0043456E" w:rsidRDefault="00AE79C1" w:rsidP="0043456E">
      <w:pPr>
        <w:widowControl/>
        <w:jc w:val="center"/>
        <w:rPr>
          <w:rFonts w:ascii="新細明體" w:eastAsia="新細明體" w:hAnsi="新細明體" w:cs="新細明體"/>
          <w:kern w:val="0"/>
        </w:rPr>
      </w:pPr>
      <w:r w:rsidRPr="6016C107">
        <w:rPr>
          <w:rFonts w:ascii="新細明體" w:eastAsia="新細明體" w:hAnsi="新細明體" w:cs="新細明體"/>
          <w:kern w:val="0"/>
        </w:rPr>
        <w:t xml:space="preserve"> </w:t>
      </w:r>
      <w:r w:rsidR="0043456E" w:rsidRPr="0043456E">
        <w:rPr>
          <w:rFonts w:ascii="新細明體" w:eastAsia="新細明體" w:hAnsi="新細明體" w:cs="新細明體"/>
          <w:noProof/>
          <w:kern w:val="0"/>
        </w:rPr>
        <w:drawing>
          <wp:inline distT="0" distB="0" distL="0" distR="0" wp14:anchorId="6DF209E5" wp14:editId="291ECCC4">
            <wp:extent cx="3408045" cy="2988734"/>
            <wp:effectExtent l="0" t="0" r="1905" b="2540"/>
            <wp:docPr id="34432922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2551" cy="2992686"/>
                    </a:xfrm>
                    <a:prstGeom prst="rect">
                      <a:avLst/>
                    </a:prstGeom>
                    <a:noFill/>
                    <a:ln>
                      <a:noFill/>
                    </a:ln>
                  </pic:spPr>
                </pic:pic>
              </a:graphicData>
            </a:graphic>
          </wp:inline>
        </w:drawing>
      </w:r>
    </w:p>
    <w:p w14:paraId="0B727DDE" w14:textId="67316AE7" w:rsidR="25A81966" w:rsidRPr="004847E3" w:rsidRDefault="25A81966" w:rsidP="004847E3">
      <w:pPr>
        <w:jc w:val="center"/>
        <w:outlineLvl w:val="0"/>
        <w:rPr>
          <w:rFonts w:ascii="Times New Roman" w:eastAsia="標楷體" w:hAnsi="Times New Roman" w:cs="Times New Roman"/>
        </w:rPr>
      </w:pPr>
      <w:bookmarkStart w:id="97" w:name="_Toc184000919"/>
      <w:r w:rsidRPr="004847E3">
        <w:rPr>
          <w:rFonts w:ascii="Times New Roman" w:eastAsia="標楷體" w:hAnsi="Times New Roman" w:cs="Times New Roman"/>
        </w:rPr>
        <w:t>圖</w:t>
      </w:r>
      <w:r w:rsidRPr="004847E3">
        <w:rPr>
          <w:rFonts w:ascii="Times New Roman" w:eastAsia="標楷體" w:hAnsi="Times New Roman" w:cs="Times New Roman"/>
        </w:rPr>
        <w:t>3.4</w:t>
      </w:r>
      <w:r w:rsidRPr="004847E3">
        <w:rPr>
          <w:rFonts w:ascii="Times New Roman" w:eastAsia="標楷體" w:hAnsi="Times New Roman" w:cs="Times New Roman"/>
        </w:rPr>
        <w:t>保單</w:t>
      </w:r>
      <w:r w:rsidR="7F14E0E3" w:rsidRPr="004847E3">
        <w:rPr>
          <w:rFonts w:ascii="Times New Roman" w:eastAsia="標楷體" w:hAnsi="Times New Roman" w:cs="Times New Roman"/>
        </w:rPr>
        <w:t>列表</w:t>
      </w:r>
      <w:r w:rsidR="00FC1CAD" w:rsidRPr="004847E3">
        <w:rPr>
          <w:rFonts w:ascii="Times New Roman" w:eastAsia="標楷體" w:hAnsi="Times New Roman" w:cs="Times New Roman"/>
        </w:rPr>
        <w:t>功能</w:t>
      </w:r>
      <w:r w:rsidRPr="004847E3">
        <w:rPr>
          <w:rFonts w:ascii="Times New Roman" w:eastAsia="標楷體" w:hAnsi="Times New Roman" w:cs="Times New Roman"/>
        </w:rPr>
        <w:t>架構圖</w:t>
      </w:r>
      <w:bookmarkEnd w:id="97"/>
    </w:p>
    <w:p w14:paraId="421CAFC3" w14:textId="4F058E3C" w:rsidR="25A81966" w:rsidRPr="00CA212F" w:rsidRDefault="66557829" w:rsidP="004C4556">
      <w:pPr>
        <w:pStyle w:val="a3"/>
        <w:widowControl/>
        <w:numPr>
          <w:ilvl w:val="0"/>
          <w:numId w:val="20"/>
        </w:numPr>
        <w:spacing w:line="259" w:lineRule="auto"/>
        <w:ind w:leftChars="0"/>
        <w:jc w:val="center"/>
        <w:rPr>
          <w:szCs w:val="24"/>
        </w:rPr>
      </w:pPr>
      <w:r w:rsidRPr="00CA212F">
        <w:rPr>
          <w:szCs w:val="24"/>
        </w:rPr>
        <w:lastRenderedPageBreak/>
        <w:t>編輯</w:t>
      </w:r>
      <w:r w:rsidR="7C3E63B8" w:rsidRPr="00CA212F">
        <w:rPr>
          <w:szCs w:val="24"/>
        </w:rPr>
        <w:t>保單</w:t>
      </w:r>
      <w:r w:rsidR="0023189A">
        <w:rPr>
          <w:rFonts w:hint="eastAsia"/>
        </w:rPr>
        <w:t>功能</w:t>
      </w:r>
      <w:r w:rsidR="0023189A" w:rsidRPr="004B22B0">
        <w:rPr>
          <w:rFonts w:ascii="Times New Roman" w:eastAsia="標楷體" w:hAnsi="Times New Roman" w:cs="Times New Roman" w:hint="eastAsia"/>
          <w:bCs/>
        </w:rPr>
        <w:t>架構圖</w:t>
      </w:r>
      <w:r w:rsidRPr="00CA212F">
        <w:rPr>
          <w:szCs w:val="24"/>
        </w:rPr>
        <w:t>中</w:t>
      </w:r>
      <w:r w:rsidR="7C3E63B8" w:rsidRPr="00CA212F">
        <w:rPr>
          <w:szCs w:val="24"/>
        </w:rPr>
        <w:t>，功能有</w:t>
      </w:r>
      <w:r w:rsidRPr="00CA212F">
        <w:rPr>
          <w:szCs w:val="24"/>
        </w:rPr>
        <w:t>編輯</w:t>
      </w:r>
      <w:r w:rsidR="7C3E63B8" w:rsidRPr="00CA212F">
        <w:rPr>
          <w:szCs w:val="24"/>
        </w:rPr>
        <w:t>保單資料、</w:t>
      </w:r>
      <w:r w:rsidRPr="00CA212F">
        <w:rPr>
          <w:szCs w:val="24"/>
        </w:rPr>
        <w:t>更新保單</w:t>
      </w:r>
      <w:r w:rsidR="7C3E63B8" w:rsidRPr="00CA212F">
        <w:rPr>
          <w:szCs w:val="24"/>
        </w:rPr>
        <w:t>如圖</w:t>
      </w:r>
      <w:r w:rsidR="7C3E63B8" w:rsidRPr="00CA212F">
        <w:rPr>
          <w:szCs w:val="24"/>
        </w:rPr>
        <w:t>3.</w:t>
      </w:r>
      <w:r w:rsidRPr="00CA212F">
        <w:rPr>
          <w:szCs w:val="24"/>
        </w:rPr>
        <w:t>5</w:t>
      </w:r>
      <w:r w:rsidR="7C3E63B8" w:rsidRPr="00CA212F">
        <w:rPr>
          <w:szCs w:val="24"/>
        </w:rPr>
        <w:t>所示</w:t>
      </w:r>
      <w:r w:rsidR="004C4556">
        <w:rPr>
          <w:rFonts w:hint="eastAsia"/>
          <w:szCs w:val="24"/>
        </w:rPr>
        <w:t>。</w:t>
      </w:r>
    </w:p>
    <w:p w14:paraId="607CD170" w14:textId="13AE755D" w:rsidR="00686DE2" w:rsidRPr="00686DE2" w:rsidRDefault="00686DE2" w:rsidP="00686DE2">
      <w:pPr>
        <w:widowControl/>
        <w:jc w:val="center"/>
        <w:rPr>
          <w:rFonts w:eastAsia="標楷體"/>
        </w:rPr>
      </w:pPr>
      <w:r>
        <w:rPr>
          <w:noProof/>
        </w:rPr>
        <w:drawing>
          <wp:inline distT="0" distB="0" distL="0" distR="0" wp14:anchorId="0C27733E" wp14:editId="1AFBA383">
            <wp:extent cx="2236085" cy="4029075"/>
            <wp:effectExtent l="0" t="0" r="0" b="0"/>
            <wp:docPr id="291047721"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pic:nvPicPr>
                  <pic:blipFill>
                    <a:blip r:embed="rId50">
                      <a:extLst>
                        <a:ext uri="{28A0092B-C50C-407E-A947-70E740481C1C}">
                          <a14:useLocalDpi xmlns:a14="http://schemas.microsoft.com/office/drawing/2010/main" val="0"/>
                        </a:ext>
                      </a:extLst>
                    </a:blip>
                    <a:stretch>
                      <a:fillRect/>
                    </a:stretch>
                  </pic:blipFill>
                  <pic:spPr>
                    <a:xfrm>
                      <a:off x="0" y="0"/>
                      <a:ext cx="2243965" cy="4043273"/>
                    </a:xfrm>
                    <a:prstGeom prst="rect">
                      <a:avLst/>
                    </a:prstGeom>
                  </pic:spPr>
                </pic:pic>
              </a:graphicData>
            </a:graphic>
          </wp:inline>
        </w:drawing>
      </w:r>
    </w:p>
    <w:p w14:paraId="1CDB63A4" w14:textId="4A71D3FC" w:rsidR="66557829" w:rsidRPr="004847E3" w:rsidRDefault="66557829" w:rsidP="004847E3">
      <w:pPr>
        <w:jc w:val="center"/>
        <w:outlineLvl w:val="0"/>
        <w:rPr>
          <w:rFonts w:ascii="Times New Roman" w:eastAsia="標楷體" w:hAnsi="Times New Roman" w:cs="Times New Roman"/>
        </w:rPr>
      </w:pPr>
      <w:bookmarkStart w:id="98" w:name="_Toc184000920"/>
      <w:r w:rsidRPr="004847E3">
        <w:rPr>
          <w:rFonts w:ascii="Times New Roman" w:eastAsia="標楷體" w:hAnsi="Times New Roman" w:cs="Times New Roman"/>
        </w:rPr>
        <w:t>圖</w:t>
      </w:r>
      <w:r w:rsidRPr="004847E3">
        <w:rPr>
          <w:rFonts w:ascii="Times New Roman" w:eastAsia="標楷體" w:hAnsi="Times New Roman" w:cs="Times New Roman"/>
        </w:rPr>
        <w:t>3.5</w:t>
      </w:r>
      <w:r w:rsidRPr="004847E3">
        <w:rPr>
          <w:rFonts w:ascii="Times New Roman" w:eastAsia="標楷體" w:hAnsi="Times New Roman" w:cs="Times New Roman"/>
        </w:rPr>
        <w:t>編輯保單</w:t>
      </w:r>
      <w:r w:rsidR="00FC1CAD" w:rsidRPr="004847E3">
        <w:rPr>
          <w:rFonts w:ascii="Times New Roman" w:eastAsia="標楷體" w:hAnsi="Times New Roman" w:cs="Times New Roman"/>
        </w:rPr>
        <w:t>功能</w:t>
      </w:r>
      <w:r w:rsidRPr="004847E3">
        <w:rPr>
          <w:rFonts w:ascii="Times New Roman" w:eastAsia="標楷體" w:hAnsi="Times New Roman" w:cs="Times New Roman"/>
        </w:rPr>
        <w:t>架構圖</w:t>
      </w:r>
      <w:bookmarkEnd w:id="98"/>
    </w:p>
    <w:p w14:paraId="774387FE" w14:textId="3A93AD6C" w:rsidR="004C4556" w:rsidRDefault="004C4556" w:rsidP="01BE43E0">
      <w:pPr>
        <w:widowControl/>
        <w:spacing w:line="259" w:lineRule="auto"/>
        <w:jc w:val="center"/>
      </w:pPr>
    </w:p>
    <w:p w14:paraId="68AD9927" w14:textId="0A8F00EE" w:rsidR="66557829" w:rsidRPr="004C4556" w:rsidRDefault="00EE5E62" w:rsidP="004C4556">
      <w:pPr>
        <w:pStyle w:val="a3"/>
        <w:widowControl/>
        <w:numPr>
          <w:ilvl w:val="0"/>
          <w:numId w:val="21"/>
        </w:numPr>
        <w:spacing w:line="259" w:lineRule="auto"/>
        <w:ind w:leftChars="0"/>
        <w:rPr>
          <w:rFonts w:eastAsia="標楷體"/>
        </w:rPr>
      </w:pPr>
      <w:r>
        <w:rPr>
          <w:rFonts w:hint="eastAsia"/>
        </w:rPr>
        <w:t>股票管理系統</w:t>
      </w:r>
      <w:r w:rsidR="001F1F53" w:rsidRPr="004B22B0">
        <w:rPr>
          <w:rFonts w:ascii="Times New Roman" w:eastAsia="標楷體" w:hAnsi="Times New Roman" w:cs="Times New Roman" w:hint="eastAsia"/>
          <w:bCs/>
        </w:rPr>
        <w:t>架構圖</w:t>
      </w:r>
      <w:r w:rsidR="001F1F53">
        <w:rPr>
          <w:rFonts w:ascii="Times New Roman" w:eastAsia="標楷體" w:hAnsi="Times New Roman" w:cs="Times New Roman" w:hint="eastAsia"/>
          <w:bCs/>
        </w:rPr>
        <w:t>中</w:t>
      </w:r>
      <w:r w:rsidR="004C4556" w:rsidRPr="004C4556">
        <w:t>，功能有</w:t>
      </w:r>
      <w:r w:rsidR="00326B69">
        <w:rPr>
          <w:rFonts w:hint="eastAsia"/>
        </w:rPr>
        <w:t>股票資料輸入</w:t>
      </w:r>
      <w:r w:rsidR="004C4556" w:rsidRPr="004C4556">
        <w:t>、</w:t>
      </w:r>
      <w:r w:rsidR="00326B69">
        <w:rPr>
          <w:rFonts w:hint="eastAsia"/>
        </w:rPr>
        <w:t>股票資料檢視、股票統計資訊</w:t>
      </w:r>
      <w:r w:rsidR="004C4556" w:rsidRPr="004C4556">
        <w:t>，如圖</w:t>
      </w:r>
      <w:r w:rsidR="004C4556" w:rsidRPr="004C4556">
        <w:t>3.</w:t>
      </w:r>
      <w:r w:rsidR="004C4556">
        <w:rPr>
          <w:rFonts w:hint="eastAsia"/>
        </w:rPr>
        <w:t>6</w:t>
      </w:r>
      <w:r w:rsidR="004C4556" w:rsidRPr="004C4556">
        <w:t>所示。</w:t>
      </w:r>
    </w:p>
    <w:p w14:paraId="5CCDC097" w14:textId="52A6B430" w:rsidR="2A61E4F4" w:rsidRPr="00FE1E7E" w:rsidRDefault="0044343B" w:rsidP="00FE1E7E">
      <w:pPr>
        <w:widowControl/>
        <w:spacing w:line="259" w:lineRule="auto"/>
        <w:jc w:val="center"/>
        <w:rPr>
          <w:rStyle w:val="af0"/>
          <w:color w:val="auto"/>
          <w:u w:val="none"/>
        </w:rPr>
      </w:pPr>
      <w:r>
        <w:rPr>
          <w:noProof/>
        </w:rPr>
        <w:drawing>
          <wp:inline distT="0" distB="0" distL="0" distR="0" wp14:anchorId="20B31667" wp14:editId="44D4D9A0">
            <wp:extent cx="4912928" cy="2638425"/>
            <wp:effectExtent l="0" t="0" r="2540" b="0"/>
            <wp:docPr id="1277353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51">
                      <a:extLst>
                        <a:ext uri="{28A0092B-C50C-407E-A947-70E740481C1C}">
                          <a14:useLocalDpi xmlns:a14="http://schemas.microsoft.com/office/drawing/2010/main" val="0"/>
                        </a:ext>
                      </a:extLst>
                    </a:blip>
                    <a:stretch>
                      <a:fillRect/>
                    </a:stretch>
                  </pic:blipFill>
                  <pic:spPr>
                    <a:xfrm>
                      <a:off x="0" y="0"/>
                      <a:ext cx="4912928" cy="2638425"/>
                    </a:xfrm>
                    <a:prstGeom prst="rect">
                      <a:avLst/>
                    </a:prstGeom>
                  </pic:spPr>
                </pic:pic>
              </a:graphicData>
            </a:graphic>
          </wp:inline>
        </w:drawing>
      </w:r>
    </w:p>
    <w:p w14:paraId="031864F1" w14:textId="75313E81" w:rsidR="00F528D3" w:rsidRPr="004847E3" w:rsidRDefault="2A61E4F4" w:rsidP="004847E3">
      <w:pPr>
        <w:jc w:val="center"/>
        <w:outlineLvl w:val="0"/>
        <w:rPr>
          <w:rFonts w:ascii="Times New Roman" w:eastAsia="標楷體" w:hAnsi="Times New Roman" w:cs="Times New Roman"/>
        </w:rPr>
      </w:pPr>
      <w:bookmarkStart w:id="99" w:name="_Toc184000921"/>
      <w:r w:rsidRPr="004847E3">
        <w:rPr>
          <w:rFonts w:ascii="Times New Roman" w:eastAsia="標楷體" w:hAnsi="Times New Roman" w:cs="Times New Roman"/>
        </w:rPr>
        <w:t>圖</w:t>
      </w:r>
      <w:r w:rsidR="00F528D3" w:rsidRPr="004847E3">
        <w:rPr>
          <w:rFonts w:ascii="Times New Roman" w:eastAsia="標楷體" w:hAnsi="Times New Roman" w:cs="Times New Roman"/>
        </w:rPr>
        <w:t>3.</w:t>
      </w:r>
      <w:r w:rsidR="00F528D3" w:rsidRPr="004847E3">
        <w:rPr>
          <w:rFonts w:ascii="Times New Roman" w:eastAsia="標楷體" w:hAnsi="Times New Roman" w:cs="Times New Roman" w:hint="eastAsia"/>
        </w:rPr>
        <w:t>6</w:t>
      </w:r>
      <w:r w:rsidR="00A71751" w:rsidRPr="004847E3">
        <w:rPr>
          <w:rFonts w:ascii="Times New Roman" w:eastAsia="標楷體" w:hAnsi="Times New Roman" w:cs="Times New Roman" w:hint="eastAsia"/>
        </w:rPr>
        <w:t>股票管理</w:t>
      </w:r>
      <w:r w:rsidR="00F528D3" w:rsidRPr="004847E3">
        <w:rPr>
          <w:rFonts w:ascii="Times New Roman" w:eastAsia="標楷體" w:hAnsi="Times New Roman" w:cs="Times New Roman"/>
        </w:rPr>
        <w:t>系統架構圖</w:t>
      </w:r>
      <w:bookmarkEnd w:id="99"/>
    </w:p>
    <w:p w14:paraId="0981CD36" w14:textId="58E4838A" w:rsidR="00E61E74" w:rsidRDefault="00E61E74" w:rsidP="00E61E74">
      <w:pPr>
        <w:widowControl/>
        <w:jc w:val="center"/>
        <w:rPr>
          <w:rFonts w:eastAsia="標楷體"/>
        </w:rPr>
      </w:pPr>
    </w:p>
    <w:p w14:paraId="55AE3517" w14:textId="77777777" w:rsidR="000C3EEA" w:rsidRPr="00E61E74" w:rsidRDefault="000C3EEA" w:rsidP="00E61E74">
      <w:pPr>
        <w:widowControl/>
        <w:jc w:val="center"/>
        <w:rPr>
          <w:rFonts w:eastAsia="標楷體"/>
        </w:rPr>
      </w:pPr>
    </w:p>
    <w:p w14:paraId="0567337F" w14:textId="3DDF21A7" w:rsidR="00E82FE7" w:rsidRPr="00E82FE7" w:rsidRDefault="0009607A" w:rsidP="00022E9B">
      <w:pPr>
        <w:pStyle w:val="a3"/>
        <w:widowControl/>
        <w:numPr>
          <w:ilvl w:val="0"/>
          <w:numId w:val="22"/>
        </w:numPr>
        <w:spacing w:line="259" w:lineRule="auto"/>
        <w:ind w:leftChars="0"/>
        <w:rPr>
          <w:rFonts w:eastAsia="標楷體"/>
        </w:rPr>
      </w:pPr>
      <w:bookmarkStart w:id="100" w:name="_Hlk183991834"/>
      <w:r>
        <w:rPr>
          <w:rFonts w:hint="eastAsia"/>
        </w:rPr>
        <w:lastRenderedPageBreak/>
        <w:t>股票資料輸入</w:t>
      </w:r>
      <w:r w:rsidR="00E4186B">
        <w:rPr>
          <w:rFonts w:hint="eastAsia"/>
        </w:rPr>
        <w:t>功能</w:t>
      </w:r>
      <w:r w:rsidR="00E4186B" w:rsidRPr="004B22B0">
        <w:rPr>
          <w:rFonts w:ascii="Times New Roman" w:eastAsia="標楷體" w:hAnsi="Times New Roman" w:cs="Times New Roman" w:hint="eastAsia"/>
          <w:bCs/>
        </w:rPr>
        <w:t>架構圖</w:t>
      </w:r>
      <w:r w:rsidR="00E4186B">
        <w:rPr>
          <w:rFonts w:ascii="Times New Roman" w:eastAsia="標楷體" w:hAnsi="Times New Roman" w:cs="Times New Roman" w:hint="eastAsia"/>
          <w:bCs/>
        </w:rPr>
        <w:t>中</w:t>
      </w:r>
      <w:r w:rsidR="00022E9B" w:rsidRPr="004C4556">
        <w:t>，功能有</w:t>
      </w:r>
      <w:r w:rsidR="00F86937">
        <w:rPr>
          <w:rFonts w:hint="eastAsia"/>
        </w:rPr>
        <w:t>輸入股票資料</w:t>
      </w:r>
      <w:r w:rsidR="00022E9B" w:rsidRPr="004C4556">
        <w:t>、</w:t>
      </w:r>
      <w:r w:rsidR="00F86937">
        <w:rPr>
          <w:rFonts w:hint="eastAsia"/>
        </w:rPr>
        <w:t>提交資料</w:t>
      </w:r>
      <w:r w:rsidR="00022E9B" w:rsidRPr="004C4556">
        <w:t>，</w:t>
      </w:r>
    </w:p>
    <w:p w14:paraId="6BD7BF40" w14:textId="6C9E065E" w:rsidR="00022E9B" w:rsidRPr="004C4556" w:rsidRDefault="00022E9B" w:rsidP="00E82FE7">
      <w:pPr>
        <w:pStyle w:val="a3"/>
        <w:widowControl/>
        <w:spacing w:line="259" w:lineRule="auto"/>
        <w:ind w:leftChars="0" w:left="1440"/>
        <w:rPr>
          <w:rFonts w:eastAsia="標楷體"/>
        </w:rPr>
      </w:pPr>
      <w:r w:rsidRPr="004C4556">
        <w:t>如圖</w:t>
      </w:r>
      <w:r w:rsidRPr="004C4556">
        <w:t>3.</w:t>
      </w:r>
      <w:r w:rsidR="00FD233A">
        <w:rPr>
          <w:rFonts w:hint="eastAsia"/>
        </w:rPr>
        <w:t>7</w:t>
      </w:r>
      <w:r w:rsidRPr="004C4556">
        <w:t>所示。</w:t>
      </w:r>
    </w:p>
    <w:bookmarkEnd w:id="100"/>
    <w:p w14:paraId="5618B2C0" w14:textId="372AD27A" w:rsidR="00FD233A" w:rsidRDefault="00A11125" w:rsidP="00FD233A">
      <w:pPr>
        <w:widowControl/>
        <w:jc w:val="center"/>
        <w:rPr>
          <w:rFonts w:eastAsia="標楷體"/>
        </w:rPr>
      </w:pPr>
      <w:r w:rsidRPr="00A11125">
        <w:rPr>
          <w:rFonts w:eastAsia="標楷體"/>
          <w:noProof/>
        </w:rPr>
        <w:drawing>
          <wp:inline distT="0" distB="0" distL="0" distR="0" wp14:anchorId="19651664" wp14:editId="3655F6F8">
            <wp:extent cx="3552190" cy="3101340"/>
            <wp:effectExtent l="0" t="0" r="0" b="3810"/>
            <wp:docPr id="1395873137"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2">
                      <a:extLst>
                        <a:ext uri="{28A0092B-C50C-407E-A947-70E740481C1C}">
                          <a14:useLocalDpi xmlns:a14="http://schemas.microsoft.com/office/drawing/2010/main" val="0"/>
                        </a:ext>
                      </a:extLst>
                    </a:blip>
                    <a:srcRect l="8194" t="29015" r="73572" b="42931"/>
                    <a:stretch/>
                  </pic:blipFill>
                  <pic:spPr bwMode="auto">
                    <a:xfrm>
                      <a:off x="0" y="0"/>
                      <a:ext cx="3593901" cy="3137757"/>
                    </a:xfrm>
                    <a:prstGeom prst="rect">
                      <a:avLst/>
                    </a:prstGeom>
                    <a:noFill/>
                    <a:ln>
                      <a:noFill/>
                    </a:ln>
                    <a:extLst>
                      <a:ext uri="{53640926-AAD7-44D8-BBD7-CCE9431645EC}">
                        <a14:shadowObscured xmlns:a14="http://schemas.microsoft.com/office/drawing/2010/main"/>
                      </a:ext>
                    </a:extLst>
                  </pic:spPr>
                </pic:pic>
              </a:graphicData>
            </a:graphic>
          </wp:inline>
        </w:drawing>
      </w:r>
    </w:p>
    <w:p w14:paraId="1742B822" w14:textId="100A05CC" w:rsidR="00FD233A" w:rsidRPr="004847E3" w:rsidRDefault="00FD233A" w:rsidP="004847E3">
      <w:pPr>
        <w:jc w:val="center"/>
        <w:outlineLvl w:val="0"/>
        <w:rPr>
          <w:rFonts w:ascii="Times New Roman" w:eastAsia="標楷體" w:hAnsi="Times New Roman" w:cs="Times New Roman"/>
        </w:rPr>
      </w:pPr>
      <w:bookmarkStart w:id="101" w:name="_Toc184000922"/>
      <w:r w:rsidRPr="00FD233A">
        <w:rPr>
          <w:rFonts w:ascii="Times New Roman" w:eastAsia="標楷體" w:hAnsi="Times New Roman" w:cs="Times New Roman"/>
        </w:rPr>
        <w:t>圖</w:t>
      </w:r>
      <w:r w:rsidRPr="00FD233A">
        <w:rPr>
          <w:rFonts w:ascii="Times New Roman" w:eastAsia="標楷體" w:hAnsi="Times New Roman" w:cs="Times New Roman"/>
        </w:rPr>
        <w:t>3.</w:t>
      </w:r>
      <w:r w:rsidRPr="00FD233A">
        <w:rPr>
          <w:rFonts w:ascii="Times New Roman" w:eastAsia="標楷體" w:hAnsi="Times New Roman" w:cs="Times New Roman" w:hint="eastAsia"/>
        </w:rPr>
        <w:t>7</w:t>
      </w:r>
      <w:r w:rsidR="006C7D0A" w:rsidRPr="004847E3">
        <w:rPr>
          <w:rFonts w:ascii="Times New Roman" w:eastAsia="標楷體" w:hAnsi="Times New Roman" w:cs="Times New Roman" w:hint="eastAsia"/>
        </w:rPr>
        <w:t>股票資料輸入</w:t>
      </w:r>
      <w:r w:rsidR="00FC1CAD" w:rsidRPr="004847E3">
        <w:rPr>
          <w:rFonts w:ascii="Times New Roman" w:eastAsia="標楷體" w:hAnsi="Times New Roman" w:cs="Times New Roman"/>
        </w:rPr>
        <w:t>功能</w:t>
      </w:r>
      <w:r w:rsidRPr="00FD233A">
        <w:rPr>
          <w:rFonts w:ascii="Times New Roman" w:eastAsia="標楷體" w:hAnsi="Times New Roman" w:cs="Times New Roman"/>
        </w:rPr>
        <w:t>架構圖</w:t>
      </w:r>
      <w:bookmarkEnd w:id="101"/>
    </w:p>
    <w:p w14:paraId="21181174" w14:textId="0ADC4010" w:rsidR="00FD233A" w:rsidRPr="00FD233A" w:rsidRDefault="00FD233A" w:rsidP="00FD233A">
      <w:pPr>
        <w:widowControl/>
        <w:jc w:val="center"/>
        <w:rPr>
          <w:rFonts w:eastAsia="標楷體"/>
        </w:rPr>
      </w:pPr>
    </w:p>
    <w:p w14:paraId="195705E5" w14:textId="081DD1B7" w:rsidR="00FD233A" w:rsidRPr="00FD233A" w:rsidRDefault="00FC1CAD" w:rsidP="00FD233A">
      <w:pPr>
        <w:pStyle w:val="a3"/>
        <w:widowControl/>
        <w:numPr>
          <w:ilvl w:val="0"/>
          <w:numId w:val="23"/>
        </w:numPr>
        <w:spacing w:line="259" w:lineRule="auto"/>
        <w:ind w:leftChars="0"/>
        <w:rPr>
          <w:rFonts w:eastAsia="標楷體"/>
        </w:rPr>
      </w:pPr>
      <w:r>
        <w:rPr>
          <w:rFonts w:hint="eastAsia"/>
        </w:rPr>
        <w:t>提交資料功能</w:t>
      </w:r>
      <w:r w:rsidRPr="004B22B0">
        <w:rPr>
          <w:rFonts w:ascii="Times New Roman" w:eastAsia="標楷體" w:hAnsi="Times New Roman" w:cs="Times New Roman" w:hint="eastAsia"/>
          <w:bCs/>
        </w:rPr>
        <w:t>架構圖</w:t>
      </w:r>
      <w:r>
        <w:rPr>
          <w:rFonts w:ascii="Times New Roman" w:eastAsia="標楷體" w:hAnsi="Times New Roman" w:cs="Times New Roman" w:hint="eastAsia"/>
          <w:bCs/>
        </w:rPr>
        <w:t>中</w:t>
      </w:r>
      <w:r w:rsidR="00FD233A" w:rsidRPr="004C4556">
        <w:t>，功能有</w:t>
      </w:r>
      <w:r>
        <w:rPr>
          <w:rFonts w:hint="eastAsia"/>
        </w:rPr>
        <w:t>儲存</w:t>
      </w:r>
      <w:r w:rsidR="00FD233A" w:rsidRPr="004C4556">
        <w:t>資料、</w:t>
      </w:r>
      <w:r>
        <w:rPr>
          <w:rFonts w:hint="eastAsia"/>
        </w:rPr>
        <w:t>查看所有資料、查看統計資料</w:t>
      </w:r>
      <w:r w:rsidR="00FD233A" w:rsidRPr="004C4556">
        <w:t>，如圖</w:t>
      </w:r>
      <w:r w:rsidR="00FD233A" w:rsidRPr="004C4556">
        <w:t>3.</w:t>
      </w:r>
      <w:r w:rsidR="00FD233A">
        <w:rPr>
          <w:rFonts w:hint="eastAsia"/>
        </w:rPr>
        <w:t>8</w:t>
      </w:r>
      <w:r w:rsidR="00FD233A" w:rsidRPr="004C4556">
        <w:t>所示。</w:t>
      </w:r>
    </w:p>
    <w:p w14:paraId="0AB384DE" w14:textId="674A2AD7" w:rsidR="00FD233A" w:rsidRPr="00FD233A" w:rsidRDefault="00FD233A" w:rsidP="00FD233A">
      <w:pPr>
        <w:widowControl/>
        <w:spacing w:line="259" w:lineRule="auto"/>
        <w:jc w:val="center"/>
        <w:rPr>
          <w:rFonts w:eastAsia="標楷體"/>
        </w:rPr>
      </w:pPr>
      <w:r w:rsidRPr="00A11125">
        <w:rPr>
          <w:noProof/>
        </w:rPr>
        <w:drawing>
          <wp:inline distT="0" distB="0" distL="0" distR="0" wp14:anchorId="235A6E79" wp14:editId="113848F6">
            <wp:extent cx="2564130" cy="3744104"/>
            <wp:effectExtent l="0" t="0" r="7620" b="8890"/>
            <wp:docPr id="796819725"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52">
                      <a:extLst>
                        <a:ext uri="{28A0092B-C50C-407E-A947-70E740481C1C}">
                          <a14:useLocalDpi xmlns:a14="http://schemas.microsoft.com/office/drawing/2010/main" val="0"/>
                        </a:ext>
                      </a:extLst>
                    </a:blip>
                    <a:srcRect l="15126" t="41347" r="68882" b="18238"/>
                    <a:stretch/>
                  </pic:blipFill>
                  <pic:spPr bwMode="auto">
                    <a:xfrm>
                      <a:off x="0" y="0"/>
                      <a:ext cx="2567037" cy="3748348"/>
                    </a:xfrm>
                    <a:prstGeom prst="rect">
                      <a:avLst/>
                    </a:prstGeom>
                    <a:noFill/>
                    <a:ln>
                      <a:noFill/>
                    </a:ln>
                    <a:extLst>
                      <a:ext uri="{53640926-AAD7-44D8-BBD7-CCE9431645EC}">
                        <a14:shadowObscured xmlns:a14="http://schemas.microsoft.com/office/drawing/2010/main"/>
                      </a:ext>
                    </a:extLst>
                  </pic:spPr>
                </pic:pic>
              </a:graphicData>
            </a:graphic>
          </wp:inline>
        </w:drawing>
      </w:r>
    </w:p>
    <w:p w14:paraId="5EE3FAD2" w14:textId="40EF3825" w:rsidR="00FD233A" w:rsidRPr="00FD233A" w:rsidRDefault="00FD233A" w:rsidP="004847E3">
      <w:pPr>
        <w:jc w:val="center"/>
        <w:outlineLvl w:val="0"/>
        <w:rPr>
          <w:rFonts w:ascii="Times New Roman" w:eastAsia="標楷體" w:hAnsi="Times New Roman" w:cs="Times New Roman"/>
        </w:rPr>
      </w:pPr>
      <w:bookmarkStart w:id="102" w:name="_Toc184000923"/>
      <w:r w:rsidRPr="00FD233A">
        <w:rPr>
          <w:rFonts w:ascii="Times New Roman" w:eastAsia="標楷體" w:hAnsi="Times New Roman" w:cs="Times New Roman"/>
        </w:rPr>
        <w:t>圖</w:t>
      </w:r>
      <w:r w:rsidRPr="00FD233A">
        <w:rPr>
          <w:rFonts w:ascii="Times New Roman" w:eastAsia="標楷體" w:hAnsi="Times New Roman" w:cs="Times New Roman"/>
        </w:rPr>
        <w:t>3.</w:t>
      </w:r>
      <w:r w:rsidRPr="004847E3">
        <w:rPr>
          <w:rFonts w:ascii="Times New Roman" w:eastAsia="標楷體" w:hAnsi="Times New Roman" w:cs="Times New Roman" w:hint="eastAsia"/>
        </w:rPr>
        <w:t>8</w:t>
      </w:r>
      <w:r w:rsidR="003F0527" w:rsidRPr="004847E3">
        <w:rPr>
          <w:rFonts w:ascii="Times New Roman" w:eastAsia="標楷體" w:hAnsi="Times New Roman" w:cs="Times New Roman"/>
        </w:rPr>
        <w:t>提交資料功能</w:t>
      </w:r>
      <w:r w:rsidRPr="00FD233A">
        <w:rPr>
          <w:rFonts w:ascii="Times New Roman" w:eastAsia="標楷體" w:hAnsi="Times New Roman" w:cs="Times New Roman"/>
        </w:rPr>
        <w:t>架構圖</w:t>
      </w:r>
      <w:bookmarkEnd w:id="102"/>
    </w:p>
    <w:p w14:paraId="6498ECDE" w14:textId="19D88528" w:rsidR="00FD233A" w:rsidRPr="0058101F" w:rsidRDefault="00CF34DC" w:rsidP="00FD233A">
      <w:pPr>
        <w:pStyle w:val="a3"/>
        <w:widowControl/>
        <w:numPr>
          <w:ilvl w:val="0"/>
          <w:numId w:val="24"/>
        </w:numPr>
        <w:spacing w:line="259" w:lineRule="auto"/>
        <w:ind w:leftChars="0"/>
        <w:rPr>
          <w:rFonts w:eastAsia="標楷體"/>
        </w:rPr>
      </w:pPr>
      <w:r>
        <w:rPr>
          <w:rFonts w:hint="eastAsia"/>
        </w:rPr>
        <w:lastRenderedPageBreak/>
        <w:t>股票資料檢視功能</w:t>
      </w:r>
      <w:r w:rsidRPr="004B22B0">
        <w:rPr>
          <w:rFonts w:ascii="Times New Roman" w:eastAsia="標楷體" w:hAnsi="Times New Roman" w:cs="Times New Roman" w:hint="eastAsia"/>
          <w:bCs/>
        </w:rPr>
        <w:t>架構圖</w:t>
      </w:r>
      <w:r>
        <w:rPr>
          <w:rFonts w:ascii="Times New Roman" w:eastAsia="標楷體" w:hAnsi="Times New Roman" w:cs="Times New Roman" w:hint="eastAsia"/>
          <w:bCs/>
        </w:rPr>
        <w:t>中</w:t>
      </w:r>
      <w:r w:rsidR="00FD233A" w:rsidRPr="004C4556">
        <w:t>，功能有</w:t>
      </w:r>
      <w:r w:rsidR="003A5C0B">
        <w:rPr>
          <w:rFonts w:hint="eastAsia"/>
        </w:rPr>
        <w:t>查看已儲存資料</w:t>
      </w:r>
      <w:r w:rsidR="00FD233A" w:rsidRPr="004C4556">
        <w:t>、</w:t>
      </w:r>
      <w:r w:rsidR="00304471">
        <w:rPr>
          <w:rFonts w:hint="eastAsia"/>
        </w:rPr>
        <w:t>刪除、關鍵字</w:t>
      </w:r>
      <w:r w:rsidR="4F69A3D1">
        <w:t>查詢</w:t>
      </w:r>
      <w:r w:rsidR="00304471">
        <w:rPr>
          <w:rFonts w:hint="eastAsia"/>
        </w:rPr>
        <w:t>、返回表單頁面、前往統計頁面</w:t>
      </w:r>
      <w:r w:rsidR="00FD233A" w:rsidRPr="004C4556">
        <w:t>，如圖</w:t>
      </w:r>
      <w:r w:rsidR="00FD233A" w:rsidRPr="004C4556">
        <w:t>3.</w:t>
      </w:r>
      <w:r w:rsidR="00FD233A">
        <w:rPr>
          <w:rFonts w:hint="eastAsia"/>
        </w:rPr>
        <w:t>9</w:t>
      </w:r>
      <w:r w:rsidR="00FD233A" w:rsidRPr="004C4556">
        <w:t>所示。</w:t>
      </w:r>
    </w:p>
    <w:p w14:paraId="2330A617" w14:textId="55CD77D9" w:rsidR="0058101F" w:rsidRPr="0058101F" w:rsidRDefault="0058101F" w:rsidP="0058101F">
      <w:pPr>
        <w:widowControl/>
        <w:spacing w:line="259" w:lineRule="auto"/>
        <w:jc w:val="center"/>
        <w:rPr>
          <w:rFonts w:eastAsia="標楷體"/>
        </w:rPr>
      </w:pPr>
      <w:r w:rsidRPr="00520AE4">
        <w:rPr>
          <w:noProof/>
        </w:rPr>
        <w:drawing>
          <wp:inline distT="0" distB="0" distL="0" distR="0" wp14:anchorId="467BA00A" wp14:editId="07C9AA44">
            <wp:extent cx="4256360" cy="2682240"/>
            <wp:effectExtent l="0" t="0" r="0" b="3810"/>
            <wp:docPr id="1371147992"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53">
                      <a:extLst>
                        <a:ext uri="{28A0092B-C50C-407E-A947-70E740481C1C}">
                          <a14:useLocalDpi xmlns:a14="http://schemas.microsoft.com/office/drawing/2010/main" val="0"/>
                        </a:ext>
                      </a:extLst>
                    </a:blip>
                    <a:srcRect l="34824" t="26783" r="35473" b="45152"/>
                    <a:stretch/>
                  </pic:blipFill>
                  <pic:spPr bwMode="auto">
                    <a:xfrm>
                      <a:off x="0" y="0"/>
                      <a:ext cx="4279126" cy="2696587"/>
                    </a:xfrm>
                    <a:prstGeom prst="rect">
                      <a:avLst/>
                    </a:prstGeom>
                    <a:noFill/>
                    <a:ln>
                      <a:noFill/>
                    </a:ln>
                    <a:extLst>
                      <a:ext uri="{53640926-AAD7-44D8-BBD7-CCE9431645EC}">
                        <a14:shadowObscured xmlns:a14="http://schemas.microsoft.com/office/drawing/2010/main"/>
                      </a:ext>
                    </a:extLst>
                  </pic:spPr>
                </pic:pic>
              </a:graphicData>
            </a:graphic>
          </wp:inline>
        </w:drawing>
      </w:r>
    </w:p>
    <w:p w14:paraId="06449448" w14:textId="6127FB85" w:rsidR="00FD233A" w:rsidRDefault="00FD233A" w:rsidP="004847E3">
      <w:pPr>
        <w:jc w:val="center"/>
        <w:outlineLvl w:val="0"/>
        <w:rPr>
          <w:rFonts w:ascii="Times New Roman" w:eastAsia="標楷體" w:hAnsi="Times New Roman" w:cs="Times New Roman"/>
          <w:bCs/>
        </w:rPr>
      </w:pPr>
      <w:bookmarkStart w:id="103" w:name="_Toc184000924"/>
      <w:r w:rsidRPr="00FD233A">
        <w:rPr>
          <w:rFonts w:ascii="Times New Roman" w:eastAsia="標楷體" w:hAnsi="Times New Roman" w:cs="Times New Roman"/>
        </w:rPr>
        <w:t>圖</w:t>
      </w:r>
      <w:r w:rsidRPr="00FD233A">
        <w:rPr>
          <w:rFonts w:ascii="Times New Roman" w:eastAsia="標楷體" w:hAnsi="Times New Roman" w:cs="Times New Roman"/>
        </w:rPr>
        <w:t>3.</w:t>
      </w:r>
      <w:r w:rsidRPr="00FD233A">
        <w:rPr>
          <w:rFonts w:ascii="Times New Roman" w:eastAsia="標楷體" w:hAnsi="Times New Roman" w:cs="Times New Roman" w:hint="eastAsia"/>
        </w:rPr>
        <w:t>9</w:t>
      </w:r>
      <w:r w:rsidR="00D3203A" w:rsidRPr="004847E3">
        <w:rPr>
          <w:rFonts w:ascii="Times New Roman" w:eastAsia="標楷體" w:hAnsi="Times New Roman" w:cs="Times New Roman"/>
        </w:rPr>
        <w:t>股票資料檢視功能</w:t>
      </w:r>
      <w:r w:rsidR="00D3203A" w:rsidRPr="004B22B0">
        <w:rPr>
          <w:rFonts w:ascii="Times New Roman" w:eastAsia="標楷體" w:hAnsi="Times New Roman" w:cs="Times New Roman" w:hint="eastAsia"/>
          <w:bCs/>
        </w:rPr>
        <w:t>架構圖</w:t>
      </w:r>
      <w:bookmarkEnd w:id="103"/>
    </w:p>
    <w:p w14:paraId="47970D25" w14:textId="77777777" w:rsidR="00D3203A" w:rsidRPr="00FD233A" w:rsidRDefault="00D3203A" w:rsidP="00D3203A">
      <w:pPr>
        <w:widowControl/>
        <w:spacing w:line="259" w:lineRule="auto"/>
        <w:jc w:val="center"/>
      </w:pPr>
    </w:p>
    <w:p w14:paraId="480AAA3D" w14:textId="32713E61" w:rsidR="00FD233A" w:rsidRPr="0058101F" w:rsidRDefault="001D0CC7" w:rsidP="00FD233A">
      <w:pPr>
        <w:pStyle w:val="a3"/>
        <w:widowControl/>
        <w:numPr>
          <w:ilvl w:val="0"/>
          <w:numId w:val="25"/>
        </w:numPr>
        <w:spacing w:line="259" w:lineRule="auto"/>
        <w:ind w:leftChars="0"/>
        <w:rPr>
          <w:rFonts w:eastAsia="標楷體"/>
        </w:rPr>
      </w:pPr>
      <w:r>
        <w:rPr>
          <w:rFonts w:hint="eastAsia"/>
        </w:rPr>
        <w:t>股票統計資訊功能</w:t>
      </w:r>
      <w:r w:rsidRPr="004B22B0">
        <w:rPr>
          <w:rFonts w:ascii="Times New Roman" w:eastAsia="標楷體" w:hAnsi="Times New Roman" w:cs="Times New Roman" w:hint="eastAsia"/>
          <w:bCs/>
        </w:rPr>
        <w:t>架構圖</w:t>
      </w:r>
      <w:r w:rsidR="00FD233A" w:rsidRPr="004C4556">
        <w:t>，功能有</w:t>
      </w:r>
      <w:r>
        <w:rPr>
          <w:rFonts w:hint="eastAsia"/>
        </w:rPr>
        <w:t>返回首頁、查看完整資料、匯出檔案</w:t>
      </w:r>
      <w:r w:rsidR="00FD233A" w:rsidRPr="004C4556">
        <w:t>，如圖</w:t>
      </w:r>
      <w:r w:rsidR="00FD233A" w:rsidRPr="004C4556">
        <w:t>3.</w:t>
      </w:r>
      <w:r w:rsidR="00FD233A">
        <w:rPr>
          <w:rFonts w:hint="eastAsia"/>
        </w:rPr>
        <w:t>10</w:t>
      </w:r>
      <w:r w:rsidR="00FD233A" w:rsidRPr="004C4556">
        <w:t>所示。</w:t>
      </w:r>
    </w:p>
    <w:p w14:paraId="5DABA15A" w14:textId="47969C94" w:rsidR="0058101F" w:rsidRPr="0058101F" w:rsidRDefault="0058101F" w:rsidP="0058101F">
      <w:pPr>
        <w:widowControl/>
        <w:spacing w:line="259" w:lineRule="auto"/>
        <w:jc w:val="center"/>
        <w:rPr>
          <w:rFonts w:eastAsia="標楷體"/>
        </w:rPr>
      </w:pPr>
      <w:r w:rsidRPr="00520AE4">
        <w:rPr>
          <w:rFonts w:eastAsia="標楷體"/>
          <w:noProof/>
        </w:rPr>
        <w:drawing>
          <wp:inline distT="0" distB="0" distL="0" distR="0" wp14:anchorId="7801C2AA" wp14:editId="0115A3D2">
            <wp:extent cx="3055818" cy="2827020"/>
            <wp:effectExtent l="0" t="0" r="0" b="0"/>
            <wp:docPr id="323529123"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53">
                      <a:extLst>
                        <a:ext uri="{28A0092B-C50C-407E-A947-70E740481C1C}">
                          <a14:useLocalDpi xmlns:a14="http://schemas.microsoft.com/office/drawing/2010/main" val="0"/>
                        </a:ext>
                      </a:extLst>
                    </a:blip>
                    <a:srcRect l="65722" t="27072" r="15670" b="44179"/>
                    <a:stretch/>
                  </pic:blipFill>
                  <pic:spPr bwMode="auto">
                    <a:xfrm>
                      <a:off x="0" y="0"/>
                      <a:ext cx="3069147" cy="2839351"/>
                    </a:xfrm>
                    <a:prstGeom prst="rect">
                      <a:avLst/>
                    </a:prstGeom>
                    <a:noFill/>
                    <a:ln>
                      <a:noFill/>
                    </a:ln>
                    <a:extLst>
                      <a:ext uri="{53640926-AAD7-44D8-BBD7-CCE9431645EC}">
                        <a14:shadowObscured xmlns:a14="http://schemas.microsoft.com/office/drawing/2010/main"/>
                      </a:ext>
                    </a:extLst>
                  </pic:spPr>
                </pic:pic>
              </a:graphicData>
            </a:graphic>
          </wp:inline>
        </w:drawing>
      </w:r>
    </w:p>
    <w:p w14:paraId="5C31D49A" w14:textId="2D628A35" w:rsidR="0058101F" w:rsidRPr="004847E3" w:rsidRDefault="00FD233A" w:rsidP="004847E3">
      <w:pPr>
        <w:jc w:val="center"/>
        <w:outlineLvl w:val="0"/>
        <w:rPr>
          <w:rFonts w:ascii="Times New Roman" w:eastAsia="標楷體" w:hAnsi="Times New Roman" w:cs="Times New Roman"/>
        </w:rPr>
      </w:pPr>
      <w:bookmarkStart w:id="104" w:name="_Toc184000925"/>
      <w:r w:rsidRPr="00FD233A">
        <w:rPr>
          <w:rFonts w:ascii="Times New Roman" w:eastAsia="標楷體" w:hAnsi="Times New Roman" w:cs="Times New Roman"/>
        </w:rPr>
        <w:t>圖</w:t>
      </w:r>
      <w:r w:rsidRPr="00FD233A">
        <w:rPr>
          <w:rFonts w:ascii="Times New Roman" w:eastAsia="標楷體" w:hAnsi="Times New Roman" w:cs="Times New Roman"/>
        </w:rPr>
        <w:t>3.</w:t>
      </w:r>
      <w:r w:rsidRPr="004847E3">
        <w:rPr>
          <w:rFonts w:ascii="Times New Roman" w:eastAsia="標楷體" w:hAnsi="Times New Roman" w:cs="Times New Roman" w:hint="eastAsia"/>
        </w:rPr>
        <w:t>10</w:t>
      </w:r>
      <w:r w:rsidR="001D0CC7" w:rsidRPr="004847E3">
        <w:rPr>
          <w:rFonts w:ascii="Times New Roman" w:eastAsia="標楷體" w:hAnsi="Times New Roman" w:cs="Times New Roman" w:hint="eastAsia"/>
        </w:rPr>
        <w:t>股票統計資訊功能</w:t>
      </w:r>
      <w:r w:rsidRPr="00FD233A">
        <w:rPr>
          <w:rFonts w:ascii="Times New Roman" w:eastAsia="標楷體" w:hAnsi="Times New Roman" w:cs="Times New Roman"/>
        </w:rPr>
        <w:t>架構圖</w:t>
      </w:r>
      <w:bookmarkEnd w:id="104"/>
    </w:p>
    <w:p w14:paraId="17B49051" w14:textId="77777777" w:rsidR="0058101F" w:rsidRDefault="0058101F" w:rsidP="0058101F">
      <w:pPr>
        <w:widowControl/>
        <w:spacing w:line="259" w:lineRule="auto"/>
        <w:jc w:val="center"/>
      </w:pPr>
    </w:p>
    <w:p w14:paraId="7E2AFC4B" w14:textId="77777777" w:rsidR="0058101F" w:rsidRDefault="0058101F" w:rsidP="0058101F">
      <w:pPr>
        <w:widowControl/>
        <w:spacing w:line="259" w:lineRule="auto"/>
        <w:jc w:val="center"/>
      </w:pPr>
    </w:p>
    <w:p w14:paraId="5B479837" w14:textId="77777777" w:rsidR="0058101F" w:rsidRDefault="0058101F" w:rsidP="0058101F">
      <w:pPr>
        <w:widowControl/>
        <w:spacing w:line="259" w:lineRule="auto"/>
        <w:jc w:val="center"/>
      </w:pPr>
    </w:p>
    <w:p w14:paraId="5D7CA05C" w14:textId="77777777" w:rsidR="0058101F" w:rsidRDefault="0058101F" w:rsidP="0058101F">
      <w:pPr>
        <w:widowControl/>
        <w:spacing w:line="259" w:lineRule="auto"/>
        <w:jc w:val="center"/>
      </w:pPr>
    </w:p>
    <w:p w14:paraId="5CE4E059" w14:textId="77777777" w:rsidR="00BD5F34" w:rsidRDefault="00BD5F34" w:rsidP="0058101F">
      <w:pPr>
        <w:widowControl/>
        <w:spacing w:line="259" w:lineRule="auto"/>
        <w:jc w:val="center"/>
      </w:pPr>
    </w:p>
    <w:p w14:paraId="313A6FA7" w14:textId="77777777" w:rsidR="0058101F" w:rsidRPr="00FD233A" w:rsidRDefault="0058101F" w:rsidP="0058101F">
      <w:pPr>
        <w:widowControl/>
        <w:spacing w:line="259" w:lineRule="auto"/>
        <w:jc w:val="center"/>
      </w:pPr>
    </w:p>
    <w:p w14:paraId="51A5CA9A" w14:textId="2D0A0FE7" w:rsidR="0058101F" w:rsidRPr="0058101F" w:rsidRDefault="001D0CC7" w:rsidP="0058101F">
      <w:pPr>
        <w:pStyle w:val="a3"/>
        <w:widowControl/>
        <w:numPr>
          <w:ilvl w:val="0"/>
          <w:numId w:val="30"/>
        </w:numPr>
        <w:spacing w:line="259" w:lineRule="auto"/>
        <w:ind w:leftChars="0"/>
        <w:rPr>
          <w:rFonts w:eastAsia="標楷體"/>
        </w:rPr>
      </w:pPr>
      <w:r>
        <w:rPr>
          <w:rFonts w:hint="eastAsia"/>
          <w:szCs w:val="24"/>
        </w:rPr>
        <w:lastRenderedPageBreak/>
        <w:t>穀寶查詢系統</w:t>
      </w:r>
      <w:r w:rsidRPr="004B22B0">
        <w:rPr>
          <w:rFonts w:ascii="Times New Roman" w:eastAsia="標楷體" w:hAnsi="Times New Roman" w:cs="Times New Roman" w:hint="eastAsia"/>
          <w:bCs/>
        </w:rPr>
        <w:t>架構圖</w:t>
      </w:r>
      <w:r w:rsidR="0058101F" w:rsidRPr="004C4556">
        <w:rPr>
          <w:szCs w:val="24"/>
        </w:rPr>
        <w:t>，功能有</w:t>
      </w:r>
      <w:r w:rsidR="002A65C8">
        <w:rPr>
          <w:rFonts w:hint="eastAsia"/>
          <w:szCs w:val="24"/>
        </w:rPr>
        <w:t>查詢系統、儲存對話紀錄、下載對話記錄檔</w:t>
      </w:r>
      <w:r w:rsidR="0058101F" w:rsidRPr="004C4556">
        <w:rPr>
          <w:szCs w:val="24"/>
        </w:rPr>
        <w:t>，如圖</w:t>
      </w:r>
      <w:r w:rsidR="0058101F" w:rsidRPr="004C4556">
        <w:rPr>
          <w:szCs w:val="24"/>
        </w:rPr>
        <w:t>3.</w:t>
      </w:r>
      <w:r w:rsidR="0058101F">
        <w:rPr>
          <w:rFonts w:hint="eastAsia"/>
          <w:szCs w:val="24"/>
        </w:rPr>
        <w:t>11</w:t>
      </w:r>
      <w:r w:rsidR="0058101F" w:rsidRPr="004C4556">
        <w:rPr>
          <w:szCs w:val="24"/>
        </w:rPr>
        <w:t>所示</w:t>
      </w:r>
      <w:r w:rsidR="0058101F" w:rsidRPr="004C4556">
        <w:rPr>
          <w:rFonts w:hint="eastAsia"/>
          <w:szCs w:val="24"/>
        </w:rPr>
        <w:t>。</w:t>
      </w:r>
    </w:p>
    <w:p w14:paraId="5A9B34EC" w14:textId="0F98C3EF" w:rsidR="0058101F" w:rsidRPr="0058101F" w:rsidRDefault="0058101F" w:rsidP="0058101F">
      <w:pPr>
        <w:widowControl/>
        <w:spacing w:line="259" w:lineRule="auto"/>
        <w:jc w:val="center"/>
        <w:rPr>
          <w:rFonts w:eastAsia="標楷體"/>
        </w:rPr>
      </w:pPr>
      <w:r w:rsidRPr="00144C62">
        <w:rPr>
          <w:rFonts w:eastAsia="標楷體"/>
          <w:noProof/>
        </w:rPr>
        <w:drawing>
          <wp:inline distT="0" distB="0" distL="0" distR="0" wp14:anchorId="72A151A2" wp14:editId="31C59B54">
            <wp:extent cx="5338746" cy="2286000"/>
            <wp:effectExtent l="0" t="0" r="0" b="0"/>
            <wp:docPr id="1433346978"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54">
                      <a:extLst>
                        <a:ext uri="{28A0092B-C50C-407E-A947-70E740481C1C}">
                          <a14:useLocalDpi xmlns:a14="http://schemas.microsoft.com/office/drawing/2010/main" val="0"/>
                        </a:ext>
                      </a:extLst>
                    </a:blip>
                    <a:srcRect l="3512" t="24916" r="61177" b="54821"/>
                    <a:stretch/>
                  </pic:blipFill>
                  <pic:spPr bwMode="auto">
                    <a:xfrm>
                      <a:off x="0" y="0"/>
                      <a:ext cx="5360276" cy="2295219"/>
                    </a:xfrm>
                    <a:prstGeom prst="rect">
                      <a:avLst/>
                    </a:prstGeom>
                    <a:noFill/>
                    <a:ln>
                      <a:noFill/>
                    </a:ln>
                    <a:extLst>
                      <a:ext uri="{53640926-AAD7-44D8-BBD7-CCE9431645EC}">
                        <a14:shadowObscured xmlns:a14="http://schemas.microsoft.com/office/drawing/2010/main"/>
                      </a:ext>
                    </a:extLst>
                  </pic:spPr>
                </pic:pic>
              </a:graphicData>
            </a:graphic>
          </wp:inline>
        </w:drawing>
      </w:r>
    </w:p>
    <w:p w14:paraId="3FA0F91C" w14:textId="1398D3DD" w:rsidR="0058101F" w:rsidRPr="00FD233A" w:rsidRDefault="0058101F" w:rsidP="004847E3">
      <w:pPr>
        <w:jc w:val="center"/>
        <w:outlineLvl w:val="0"/>
        <w:rPr>
          <w:szCs w:val="24"/>
        </w:rPr>
      </w:pPr>
      <w:bookmarkStart w:id="105" w:name="_Toc184000926"/>
      <w:r w:rsidRPr="00FD233A">
        <w:rPr>
          <w:rFonts w:ascii="Times New Roman" w:eastAsia="標楷體" w:hAnsi="Times New Roman" w:cs="Times New Roman"/>
        </w:rPr>
        <w:t>圖</w:t>
      </w:r>
      <w:r w:rsidRPr="00FD233A">
        <w:rPr>
          <w:rFonts w:ascii="Times New Roman" w:eastAsia="標楷體" w:hAnsi="Times New Roman" w:cs="Times New Roman"/>
        </w:rPr>
        <w:t>3.</w:t>
      </w:r>
      <w:r w:rsidRPr="004847E3">
        <w:rPr>
          <w:rFonts w:ascii="Times New Roman" w:eastAsia="標楷體" w:hAnsi="Times New Roman" w:cs="Times New Roman" w:hint="eastAsia"/>
        </w:rPr>
        <w:t>11</w:t>
      </w:r>
      <w:r w:rsidR="002A65C8" w:rsidRPr="004847E3">
        <w:rPr>
          <w:rFonts w:ascii="Times New Roman" w:eastAsia="標楷體" w:hAnsi="Times New Roman" w:cs="Times New Roman"/>
        </w:rPr>
        <w:t>穀寶查詢系統</w:t>
      </w:r>
      <w:r w:rsidR="002A65C8" w:rsidRPr="004B22B0">
        <w:rPr>
          <w:rFonts w:ascii="Times New Roman" w:eastAsia="標楷體" w:hAnsi="Times New Roman" w:cs="Times New Roman" w:hint="eastAsia"/>
          <w:bCs/>
        </w:rPr>
        <w:t>架構圖</w:t>
      </w:r>
      <w:bookmarkEnd w:id="105"/>
    </w:p>
    <w:p w14:paraId="1D818A3B" w14:textId="77777777" w:rsidR="0058101F" w:rsidRPr="00FD233A" w:rsidRDefault="0058101F" w:rsidP="0058101F">
      <w:pPr>
        <w:widowControl/>
        <w:spacing w:line="259" w:lineRule="auto"/>
        <w:rPr>
          <w:szCs w:val="24"/>
        </w:rPr>
      </w:pPr>
    </w:p>
    <w:p w14:paraId="0DA0B1DC" w14:textId="4E576858" w:rsidR="0058101F" w:rsidRPr="0058101F" w:rsidRDefault="002A65C8" w:rsidP="0058101F">
      <w:pPr>
        <w:pStyle w:val="a3"/>
        <w:widowControl/>
        <w:numPr>
          <w:ilvl w:val="0"/>
          <w:numId w:val="31"/>
        </w:numPr>
        <w:spacing w:line="259" w:lineRule="auto"/>
        <w:ind w:leftChars="0"/>
        <w:rPr>
          <w:rFonts w:eastAsia="標楷體"/>
        </w:rPr>
      </w:pPr>
      <w:r>
        <w:rPr>
          <w:rFonts w:hint="eastAsia"/>
          <w:szCs w:val="24"/>
        </w:rPr>
        <w:t>查詢系統功能</w:t>
      </w:r>
      <w:r w:rsidRPr="004B22B0">
        <w:rPr>
          <w:rFonts w:ascii="Times New Roman" w:eastAsia="標楷體" w:hAnsi="Times New Roman" w:cs="Times New Roman" w:hint="eastAsia"/>
          <w:bCs/>
        </w:rPr>
        <w:t>架構圖</w:t>
      </w:r>
      <w:r w:rsidR="0058101F" w:rsidRPr="004C4556">
        <w:rPr>
          <w:szCs w:val="24"/>
        </w:rPr>
        <w:t>，功能有</w:t>
      </w:r>
      <w:r w:rsidR="003E2D8D">
        <w:rPr>
          <w:rFonts w:hint="eastAsia"/>
          <w:szCs w:val="24"/>
        </w:rPr>
        <w:t>顯示所查詢相關資訊</w:t>
      </w:r>
      <w:r w:rsidR="0058101F" w:rsidRPr="004C4556">
        <w:rPr>
          <w:szCs w:val="24"/>
        </w:rPr>
        <w:t>，如圖</w:t>
      </w:r>
      <w:r w:rsidR="0058101F" w:rsidRPr="004C4556">
        <w:rPr>
          <w:szCs w:val="24"/>
        </w:rPr>
        <w:t>3.</w:t>
      </w:r>
      <w:r w:rsidR="0058101F">
        <w:rPr>
          <w:rFonts w:hint="eastAsia"/>
          <w:szCs w:val="24"/>
        </w:rPr>
        <w:t>12</w:t>
      </w:r>
      <w:r w:rsidR="0058101F" w:rsidRPr="004C4556">
        <w:rPr>
          <w:szCs w:val="24"/>
        </w:rPr>
        <w:t>所示</w:t>
      </w:r>
      <w:r w:rsidR="0058101F" w:rsidRPr="004C4556">
        <w:rPr>
          <w:rFonts w:hint="eastAsia"/>
          <w:szCs w:val="24"/>
        </w:rPr>
        <w:t>。</w:t>
      </w:r>
    </w:p>
    <w:p w14:paraId="6600B7D5" w14:textId="2957C10F" w:rsidR="0058101F" w:rsidRPr="0058101F" w:rsidRDefault="0058101F" w:rsidP="0058101F">
      <w:pPr>
        <w:widowControl/>
        <w:spacing w:line="259" w:lineRule="auto"/>
        <w:jc w:val="center"/>
        <w:rPr>
          <w:rFonts w:eastAsia="標楷體"/>
        </w:rPr>
      </w:pPr>
      <w:r w:rsidRPr="00144C62">
        <w:rPr>
          <w:rFonts w:ascii="Times New Roman" w:eastAsia="標楷體" w:hAnsi="Times New Roman" w:cs="Times New Roman"/>
          <w:noProof/>
        </w:rPr>
        <w:drawing>
          <wp:inline distT="0" distB="0" distL="0" distR="0" wp14:anchorId="26962C66" wp14:editId="773366C1">
            <wp:extent cx="2579370" cy="3708400"/>
            <wp:effectExtent l="0" t="0" r="0" b="6350"/>
            <wp:docPr id="1701716356"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54">
                      <a:extLst>
                        <a:ext uri="{28A0092B-C50C-407E-A947-70E740481C1C}">
                          <a14:useLocalDpi xmlns:a14="http://schemas.microsoft.com/office/drawing/2010/main" val="0"/>
                        </a:ext>
                      </a:extLst>
                    </a:blip>
                    <a:srcRect l="45066" t="59190" r="37757" b="6653"/>
                    <a:stretch/>
                  </pic:blipFill>
                  <pic:spPr bwMode="auto">
                    <a:xfrm>
                      <a:off x="0" y="0"/>
                      <a:ext cx="2593766" cy="3729097"/>
                    </a:xfrm>
                    <a:prstGeom prst="rect">
                      <a:avLst/>
                    </a:prstGeom>
                    <a:noFill/>
                    <a:ln>
                      <a:noFill/>
                    </a:ln>
                    <a:extLst>
                      <a:ext uri="{53640926-AAD7-44D8-BBD7-CCE9431645EC}">
                        <a14:shadowObscured xmlns:a14="http://schemas.microsoft.com/office/drawing/2010/main"/>
                      </a:ext>
                    </a:extLst>
                  </pic:spPr>
                </pic:pic>
              </a:graphicData>
            </a:graphic>
          </wp:inline>
        </w:drawing>
      </w:r>
    </w:p>
    <w:p w14:paraId="7257F509" w14:textId="3D122D6A" w:rsidR="0058101F" w:rsidRDefault="0058101F" w:rsidP="004847E3">
      <w:pPr>
        <w:jc w:val="center"/>
        <w:outlineLvl w:val="0"/>
        <w:rPr>
          <w:rFonts w:ascii="Times New Roman" w:eastAsia="標楷體" w:hAnsi="Times New Roman" w:cs="Times New Roman"/>
          <w:bCs/>
        </w:rPr>
      </w:pPr>
      <w:bookmarkStart w:id="106" w:name="_Toc184000927"/>
      <w:r w:rsidRPr="00FD233A">
        <w:rPr>
          <w:rFonts w:ascii="Times New Roman" w:eastAsia="標楷體" w:hAnsi="Times New Roman" w:cs="Times New Roman"/>
        </w:rPr>
        <w:t>圖</w:t>
      </w:r>
      <w:r w:rsidRPr="00FD233A">
        <w:rPr>
          <w:rFonts w:ascii="Times New Roman" w:eastAsia="標楷體" w:hAnsi="Times New Roman" w:cs="Times New Roman"/>
        </w:rPr>
        <w:t>3.</w:t>
      </w:r>
      <w:r w:rsidRPr="004847E3">
        <w:rPr>
          <w:rFonts w:ascii="Times New Roman" w:eastAsia="標楷體" w:hAnsi="Times New Roman" w:cs="Times New Roman" w:hint="eastAsia"/>
        </w:rPr>
        <w:t>12</w:t>
      </w:r>
      <w:r w:rsidR="008C010B" w:rsidRPr="004847E3">
        <w:rPr>
          <w:rFonts w:ascii="Times New Roman" w:eastAsia="標楷體" w:hAnsi="Times New Roman" w:cs="Times New Roman"/>
        </w:rPr>
        <w:t>查詢系統</w:t>
      </w:r>
      <w:r w:rsidR="008C010B" w:rsidRPr="004847E3">
        <w:rPr>
          <w:rFonts w:ascii="Times New Roman" w:eastAsia="標楷體" w:hAnsi="Times New Roman" w:cs="Times New Roman" w:hint="eastAsia"/>
        </w:rPr>
        <w:t>功能</w:t>
      </w:r>
      <w:r w:rsidR="008C010B" w:rsidRPr="004B22B0">
        <w:rPr>
          <w:rFonts w:ascii="Times New Roman" w:eastAsia="標楷體" w:hAnsi="Times New Roman" w:cs="Times New Roman" w:hint="eastAsia"/>
          <w:bCs/>
        </w:rPr>
        <w:t>架構圖</w:t>
      </w:r>
      <w:bookmarkEnd w:id="106"/>
    </w:p>
    <w:p w14:paraId="63EB3F20" w14:textId="4F09C0DC" w:rsidR="008C010B" w:rsidRDefault="008C010B" w:rsidP="0058101F">
      <w:pPr>
        <w:widowControl/>
        <w:spacing w:line="259" w:lineRule="auto"/>
        <w:jc w:val="center"/>
        <w:rPr>
          <w:rFonts w:ascii="Times New Roman" w:eastAsia="標楷體" w:hAnsi="Times New Roman" w:cs="Times New Roman"/>
          <w:bCs/>
        </w:rPr>
      </w:pPr>
    </w:p>
    <w:p w14:paraId="33B57274" w14:textId="573307D8" w:rsidR="008C010B" w:rsidRDefault="008C010B" w:rsidP="0058101F">
      <w:pPr>
        <w:widowControl/>
        <w:spacing w:line="259" w:lineRule="auto"/>
        <w:jc w:val="center"/>
        <w:rPr>
          <w:rFonts w:ascii="Times New Roman" w:eastAsia="標楷體" w:hAnsi="Times New Roman" w:cs="Times New Roman"/>
          <w:bCs/>
        </w:rPr>
      </w:pPr>
    </w:p>
    <w:p w14:paraId="0ADBCA89" w14:textId="7B80D3FD" w:rsidR="008C010B" w:rsidRDefault="008C010B" w:rsidP="0058101F">
      <w:pPr>
        <w:widowControl/>
        <w:spacing w:line="259" w:lineRule="auto"/>
        <w:jc w:val="center"/>
      </w:pPr>
    </w:p>
    <w:p w14:paraId="3BCFEBDB" w14:textId="77777777" w:rsidR="008C010B" w:rsidRPr="00FD233A" w:rsidRDefault="008C010B" w:rsidP="0058101F">
      <w:pPr>
        <w:widowControl/>
        <w:spacing w:line="259" w:lineRule="auto"/>
        <w:jc w:val="center"/>
      </w:pPr>
    </w:p>
    <w:p w14:paraId="1278C5E9" w14:textId="73840E5E" w:rsidR="0058101F" w:rsidRPr="001F3E42" w:rsidRDefault="007B4042" w:rsidP="0058101F">
      <w:pPr>
        <w:pStyle w:val="a3"/>
        <w:widowControl/>
        <w:numPr>
          <w:ilvl w:val="0"/>
          <w:numId w:val="32"/>
        </w:numPr>
        <w:spacing w:line="259" w:lineRule="auto"/>
        <w:ind w:leftChars="0"/>
        <w:rPr>
          <w:rFonts w:eastAsia="標楷體"/>
        </w:rPr>
      </w:pPr>
      <w:r>
        <w:rPr>
          <w:rFonts w:hint="eastAsia"/>
          <w:szCs w:val="24"/>
        </w:rPr>
        <w:lastRenderedPageBreak/>
        <w:t>儲存對話紀錄功能</w:t>
      </w:r>
      <w:r w:rsidRPr="004B22B0">
        <w:rPr>
          <w:rFonts w:ascii="Times New Roman" w:eastAsia="標楷體" w:hAnsi="Times New Roman" w:cs="Times New Roman" w:hint="eastAsia"/>
          <w:bCs/>
        </w:rPr>
        <w:t>架構圖</w:t>
      </w:r>
      <w:r w:rsidR="0058101F" w:rsidRPr="004C4556">
        <w:rPr>
          <w:szCs w:val="24"/>
        </w:rPr>
        <w:t>，功能有</w:t>
      </w:r>
      <w:r w:rsidR="00371592">
        <w:rPr>
          <w:rFonts w:hint="eastAsia"/>
          <w:szCs w:val="24"/>
        </w:rPr>
        <w:t>儲存對話、顯示</w:t>
      </w:r>
      <w:r w:rsidR="00371592">
        <w:rPr>
          <w:rFonts w:hint="eastAsia"/>
          <w:szCs w:val="24"/>
        </w:rPr>
        <w:t>/</w:t>
      </w:r>
      <w:r w:rsidR="00371592">
        <w:rPr>
          <w:rFonts w:hint="eastAsia"/>
          <w:szCs w:val="24"/>
        </w:rPr>
        <w:t>隱藏歷史對話記錄</w:t>
      </w:r>
      <w:r w:rsidR="0058101F" w:rsidRPr="004C4556">
        <w:rPr>
          <w:szCs w:val="24"/>
        </w:rPr>
        <w:t>，如圖</w:t>
      </w:r>
      <w:r w:rsidR="0058101F" w:rsidRPr="004C4556">
        <w:rPr>
          <w:szCs w:val="24"/>
        </w:rPr>
        <w:t>3.</w:t>
      </w:r>
      <w:r w:rsidR="0058101F">
        <w:rPr>
          <w:rFonts w:hint="eastAsia"/>
          <w:szCs w:val="24"/>
        </w:rPr>
        <w:t>13</w:t>
      </w:r>
      <w:r w:rsidR="0058101F" w:rsidRPr="004C4556">
        <w:rPr>
          <w:szCs w:val="24"/>
        </w:rPr>
        <w:t>所示</w:t>
      </w:r>
      <w:r w:rsidR="0058101F" w:rsidRPr="004C4556">
        <w:rPr>
          <w:rFonts w:hint="eastAsia"/>
          <w:szCs w:val="24"/>
        </w:rPr>
        <w:t>。</w:t>
      </w:r>
    </w:p>
    <w:p w14:paraId="0683F795" w14:textId="54AAA343" w:rsidR="0058101F" w:rsidRPr="0058101F" w:rsidRDefault="0058101F" w:rsidP="0058101F">
      <w:pPr>
        <w:widowControl/>
        <w:spacing w:line="259" w:lineRule="auto"/>
        <w:jc w:val="center"/>
        <w:rPr>
          <w:rFonts w:eastAsia="標楷體"/>
        </w:rPr>
      </w:pPr>
      <w:r w:rsidRPr="00144C62">
        <w:rPr>
          <w:rFonts w:ascii="Times New Roman" w:eastAsia="標楷體" w:hAnsi="Times New Roman" w:cs="Times New Roman"/>
          <w:noProof/>
        </w:rPr>
        <w:drawing>
          <wp:inline distT="0" distB="0" distL="0" distR="0" wp14:anchorId="31461749" wp14:editId="1BBCF4B1">
            <wp:extent cx="2348345" cy="3416674"/>
            <wp:effectExtent l="0" t="0" r="0" b="0"/>
            <wp:docPr id="2078187914"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54">
                      <a:extLst>
                        <a:ext uri="{28A0092B-C50C-407E-A947-70E740481C1C}">
                          <a14:useLocalDpi xmlns:a14="http://schemas.microsoft.com/office/drawing/2010/main" val="0"/>
                        </a:ext>
                      </a:extLst>
                    </a:blip>
                    <a:srcRect l="78484" t="53503" r="5709" b="12030"/>
                    <a:stretch/>
                  </pic:blipFill>
                  <pic:spPr bwMode="auto">
                    <a:xfrm>
                      <a:off x="0" y="0"/>
                      <a:ext cx="2377232" cy="3458703"/>
                    </a:xfrm>
                    <a:prstGeom prst="rect">
                      <a:avLst/>
                    </a:prstGeom>
                    <a:noFill/>
                    <a:ln>
                      <a:noFill/>
                    </a:ln>
                    <a:extLst>
                      <a:ext uri="{53640926-AAD7-44D8-BBD7-CCE9431645EC}">
                        <a14:shadowObscured xmlns:a14="http://schemas.microsoft.com/office/drawing/2010/main"/>
                      </a:ext>
                    </a:extLst>
                  </pic:spPr>
                </pic:pic>
              </a:graphicData>
            </a:graphic>
          </wp:inline>
        </w:drawing>
      </w:r>
    </w:p>
    <w:p w14:paraId="239DA5CB" w14:textId="6B37E030" w:rsidR="0058101F" w:rsidRPr="00FD233A" w:rsidRDefault="0058101F" w:rsidP="004847E3">
      <w:pPr>
        <w:jc w:val="center"/>
        <w:outlineLvl w:val="0"/>
        <w:rPr>
          <w:szCs w:val="24"/>
        </w:rPr>
      </w:pPr>
      <w:bookmarkStart w:id="107" w:name="_Toc184000928"/>
      <w:r w:rsidRPr="00FD233A">
        <w:rPr>
          <w:rFonts w:ascii="Times New Roman" w:eastAsia="標楷體" w:hAnsi="Times New Roman" w:cs="Times New Roman"/>
        </w:rPr>
        <w:t>圖</w:t>
      </w:r>
      <w:r w:rsidRPr="00FD233A">
        <w:rPr>
          <w:rFonts w:ascii="Times New Roman" w:eastAsia="標楷體" w:hAnsi="Times New Roman" w:cs="Times New Roman"/>
        </w:rPr>
        <w:t>3.</w:t>
      </w:r>
      <w:r w:rsidRPr="004847E3">
        <w:rPr>
          <w:rFonts w:ascii="Times New Roman" w:eastAsia="標楷體" w:hAnsi="Times New Roman" w:cs="Times New Roman" w:hint="eastAsia"/>
        </w:rPr>
        <w:t>13</w:t>
      </w:r>
      <w:r w:rsidR="00AB315F" w:rsidRPr="004847E3">
        <w:rPr>
          <w:rFonts w:ascii="Times New Roman" w:eastAsia="標楷體" w:hAnsi="Times New Roman" w:cs="Times New Roman" w:hint="eastAsia"/>
        </w:rPr>
        <w:t>儲存對話紀錄功能</w:t>
      </w:r>
      <w:r w:rsidRPr="00FD233A">
        <w:rPr>
          <w:rFonts w:ascii="Times New Roman" w:eastAsia="標楷體" w:hAnsi="Times New Roman" w:cs="Times New Roman"/>
        </w:rPr>
        <w:t>架構圖</w:t>
      </w:r>
      <w:bookmarkEnd w:id="107"/>
    </w:p>
    <w:p w14:paraId="71EE16F6" w14:textId="77777777" w:rsidR="0058101F" w:rsidRPr="00FD233A" w:rsidRDefault="0058101F" w:rsidP="0058101F">
      <w:pPr>
        <w:widowControl/>
        <w:spacing w:line="259" w:lineRule="auto"/>
        <w:rPr>
          <w:szCs w:val="24"/>
        </w:rPr>
      </w:pPr>
    </w:p>
    <w:p w14:paraId="6F072AD5" w14:textId="77777777" w:rsidR="002E163B" w:rsidRPr="002E163B" w:rsidRDefault="003137ED" w:rsidP="005C079E">
      <w:pPr>
        <w:pStyle w:val="a3"/>
        <w:widowControl/>
        <w:numPr>
          <w:ilvl w:val="0"/>
          <w:numId w:val="35"/>
        </w:numPr>
        <w:spacing w:line="259" w:lineRule="auto"/>
        <w:ind w:leftChars="0"/>
        <w:rPr>
          <w:rFonts w:eastAsia="標楷體"/>
        </w:rPr>
      </w:pPr>
      <w:r>
        <w:rPr>
          <w:rFonts w:hint="eastAsia"/>
          <w:szCs w:val="24"/>
        </w:rPr>
        <w:t>下載對話紀錄功能</w:t>
      </w:r>
      <w:r w:rsidRPr="004B22B0">
        <w:rPr>
          <w:rFonts w:ascii="Times New Roman" w:eastAsia="標楷體" w:hAnsi="Times New Roman" w:cs="Times New Roman" w:hint="eastAsia"/>
          <w:bCs/>
        </w:rPr>
        <w:t>架構圖</w:t>
      </w:r>
      <w:r w:rsidR="0058101F" w:rsidRPr="004C4556">
        <w:rPr>
          <w:szCs w:val="24"/>
        </w:rPr>
        <w:t>，功能有</w:t>
      </w:r>
      <w:r>
        <w:rPr>
          <w:rFonts w:hint="eastAsia"/>
          <w:szCs w:val="24"/>
        </w:rPr>
        <w:t>匯出儲存對話內容</w:t>
      </w:r>
      <w:r w:rsidR="0058101F" w:rsidRPr="004C4556">
        <w:rPr>
          <w:szCs w:val="24"/>
        </w:rPr>
        <w:t>，如圖</w:t>
      </w:r>
      <w:r w:rsidR="0058101F" w:rsidRPr="004C4556">
        <w:rPr>
          <w:szCs w:val="24"/>
        </w:rPr>
        <w:t>3.</w:t>
      </w:r>
      <w:r w:rsidR="0058101F">
        <w:rPr>
          <w:rFonts w:hint="eastAsia"/>
          <w:szCs w:val="24"/>
        </w:rPr>
        <w:t>1</w:t>
      </w:r>
      <w:r w:rsidR="005C079E">
        <w:rPr>
          <w:rFonts w:hint="eastAsia"/>
          <w:szCs w:val="24"/>
        </w:rPr>
        <w:t>4</w:t>
      </w:r>
    </w:p>
    <w:p w14:paraId="7EA2E773" w14:textId="50FC02E0" w:rsidR="0058101F" w:rsidRPr="0058101F" w:rsidRDefault="0058101F" w:rsidP="002E163B">
      <w:pPr>
        <w:pStyle w:val="a3"/>
        <w:widowControl/>
        <w:spacing w:line="259" w:lineRule="auto"/>
        <w:ind w:leftChars="0" w:left="1440"/>
        <w:rPr>
          <w:rFonts w:eastAsia="標楷體"/>
        </w:rPr>
      </w:pPr>
      <w:r w:rsidRPr="004C4556">
        <w:rPr>
          <w:szCs w:val="24"/>
        </w:rPr>
        <w:t>所示</w:t>
      </w:r>
      <w:r w:rsidRPr="004C4556">
        <w:rPr>
          <w:rFonts w:hint="eastAsia"/>
          <w:szCs w:val="24"/>
        </w:rPr>
        <w:t>。</w:t>
      </w:r>
    </w:p>
    <w:p w14:paraId="2C234194" w14:textId="279AC8AE" w:rsidR="00AE79C1" w:rsidRDefault="005C079E" w:rsidP="00AE79C1">
      <w:pPr>
        <w:widowControl/>
        <w:jc w:val="center"/>
        <w:rPr>
          <w:rFonts w:eastAsia="標楷體"/>
        </w:rPr>
      </w:pPr>
      <w:r w:rsidRPr="00144C62">
        <w:rPr>
          <w:rFonts w:ascii="Times New Roman" w:eastAsia="標楷體" w:hAnsi="Times New Roman" w:cs="Times New Roman"/>
          <w:noProof/>
        </w:rPr>
        <w:drawing>
          <wp:inline distT="0" distB="0" distL="0" distR="0" wp14:anchorId="781178F3" wp14:editId="4869D737">
            <wp:extent cx="2565657" cy="3477491"/>
            <wp:effectExtent l="0" t="0" r="6350" b="8890"/>
            <wp:docPr id="117843749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54">
                      <a:extLst>
                        <a:ext uri="{28A0092B-C50C-407E-A947-70E740481C1C}">
                          <a14:useLocalDpi xmlns:a14="http://schemas.microsoft.com/office/drawing/2010/main" val="0"/>
                        </a:ext>
                      </a:extLst>
                    </a:blip>
                    <a:srcRect l="60283" t="13924" r="23910" b="50987"/>
                    <a:stretch/>
                  </pic:blipFill>
                  <pic:spPr bwMode="auto">
                    <a:xfrm>
                      <a:off x="0" y="0"/>
                      <a:ext cx="2570980" cy="3484705"/>
                    </a:xfrm>
                    <a:prstGeom prst="rect">
                      <a:avLst/>
                    </a:prstGeom>
                    <a:noFill/>
                    <a:ln>
                      <a:noFill/>
                    </a:ln>
                    <a:extLst>
                      <a:ext uri="{53640926-AAD7-44D8-BBD7-CCE9431645EC}">
                        <a14:shadowObscured xmlns:a14="http://schemas.microsoft.com/office/drawing/2010/main"/>
                      </a:ext>
                    </a:extLst>
                  </pic:spPr>
                </pic:pic>
              </a:graphicData>
            </a:graphic>
          </wp:inline>
        </w:drawing>
      </w:r>
    </w:p>
    <w:p w14:paraId="2628313C" w14:textId="1B383540" w:rsidR="0058101F" w:rsidRDefault="0058101F" w:rsidP="004847E3">
      <w:pPr>
        <w:jc w:val="center"/>
        <w:outlineLvl w:val="0"/>
        <w:rPr>
          <w:rFonts w:ascii="Times New Roman" w:eastAsia="標楷體" w:hAnsi="Times New Roman" w:cs="Times New Roman"/>
          <w:bCs/>
        </w:rPr>
      </w:pPr>
      <w:bookmarkStart w:id="108" w:name="_Toc184000929"/>
      <w:r w:rsidRPr="00FD233A">
        <w:rPr>
          <w:rFonts w:ascii="Times New Roman" w:eastAsia="標楷體" w:hAnsi="Times New Roman" w:cs="Times New Roman"/>
        </w:rPr>
        <w:t>圖</w:t>
      </w:r>
      <w:r w:rsidRPr="00FD233A">
        <w:rPr>
          <w:rFonts w:ascii="Times New Roman" w:eastAsia="標楷體" w:hAnsi="Times New Roman" w:cs="Times New Roman"/>
        </w:rPr>
        <w:t>3.</w:t>
      </w:r>
      <w:r w:rsidRPr="004847E3">
        <w:rPr>
          <w:rFonts w:ascii="Times New Roman" w:eastAsia="標楷體" w:hAnsi="Times New Roman" w:cs="Times New Roman" w:hint="eastAsia"/>
        </w:rPr>
        <w:t>1</w:t>
      </w:r>
      <w:r w:rsidR="005C079E" w:rsidRPr="004847E3">
        <w:rPr>
          <w:rFonts w:ascii="Times New Roman" w:eastAsia="標楷體" w:hAnsi="Times New Roman" w:cs="Times New Roman" w:hint="eastAsia"/>
        </w:rPr>
        <w:t>4</w:t>
      </w:r>
      <w:r w:rsidR="003137ED" w:rsidRPr="004847E3">
        <w:rPr>
          <w:rFonts w:ascii="Times New Roman" w:eastAsia="標楷體" w:hAnsi="Times New Roman" w:cs="Times New Roman"/>
        </w:rPr>
        <w:t>下載對話紀錄</w:t>
      </w:r>
      <w:r w:rsidR="003137ED" w:rsidRPr="004847E3">
        <w:rPr>
          <w:rFonts w:ascii="Times New Roman" w:eastAsia="標楷體" w:hAnsi="Times New Roman" w:cs="Times New Roman" w:hint="eastAsia"/>
        </w:rPr>
        <w:t>功能</w:t>
      </w:r>
      <w:r w:rsidR="003137ED" w:rsidRPr="004B22B0">
        <w:rPr>
          <w:rFonts w:ascii="Times New Roman" w:eastAsia="標楷體" w:hAnsi="Times New Roman" w:cs="Times New Roman" w:hint="eastAsia"/>
          <w:bCs/>
        </w:rPr>
        <w:t>架構圖</w:t>
      </w:r>
      <w:bookmarkEnd w:id="108"/>
    </w:p>
    <w:p w14:paraId="0CB2AF55" w14:textId="1DD80687" w:rsidR="0032309C" w:rsidRPr="002764B5" w:rsidRDefault="0032309C" w:rsidP="0032309C">
      <w:pPr>
        <w:pStyle w:val="a3"/>
        <w:numPr>
          <w:ilvl w:val="0"/>
          <w:numId w:val="14"/>
        </w:numPr>
        <w:spacing w:beforeLines="50" w:before="180" w:afterLines="50" w:after="180"/>
        <w:ind w:leftChars="0" w:left="482" w:hanging="482"/>
        <w:outlineLvl w:val="1"/>
        <w:rPr>
          <w:rFonts w:ascii="Times New Roman" w:eastAsia="標楷體" w:hAnsi="Times New Roman" w:cs="Times New Roman"/>
          <w:b/>
          <w:color w:val="000000" w:themeColor="text1"/>
        </w:rPr>
      </w:pPr>
      <w:bookmarkStart w:id="109" w:name="_Toc697473564"/>
      <w:bookmarkStart w:id="110" w:name="_Toc184000930"/>
      <w:r w:rsidRPr="002764B5">
        <w:rPr>
          <w:rFonts w:ascii="Times New Roman" w:eastAsia="標楷體" w:hAnsi="Times New Roman" w:cs="Times New Roman"/>
          <w:b/>
          <w:color w:val="000000" w:themeColor="text1"/>
        </w:rPr>
        <w:lastRenderedPageBreak/>
        <w:t>軟體</w:t>
      </w:r>
      <w:r>
        <w:rPr>
          <w:rFonts w:ascii="Times New Roman" w:eastAsia="標楷體" w:hAnsi="Times New Roman" w:cs="Times New Roman" w:hint="eastAsia"/>
          <w:b/>
          <w:color w:val="000000" w:themeColor="text1"/>
        </w:rPr>
        <w:t>組件設計</w:t>
      </w:r>
      <w:bookmarkEnd w:id="109"/>
      <w:bookmarkEnd w:id="110"/>
    </w:p>
    <w:p w14:paraId="692648ED" w14:textId="174F482C" w:rsidR="003E5A1E" w:rsidRPr="003E5A1E" w:rsidRDefault="003E5A1E" w:rsidP="003E5A1E">
      <w:pPr>
        <w:pStyle w:val="a3"/>
        <w:spacing w:beforeLines="50" w:before="180" w:afterLines="50" w:after="180"/>
        <w:ind w:leftChars="0"/>
        <w:outlineLvl w:val="0"/>
        <w:rPr>
          <w:rFonts w:ascii="Times New Roman" w:eastAsia="標楷體" w:hAnsi="Times New Roman" w:cs="Times New Roman"/>
          <w:b/>
        </w:rPr>
      </w:pPr>
      <w:bookmarkStart w:id="111" w:name="_Toc57147014"/>
      <w:bookmarkStart w:id="112" w:name="_Toc57148637"/>
      <w:bookmarkStart w:id="113" w:name="_Toc1140495314"/>
      <w:bookmarkStart w:id="114" w:name="_Toc184000931"/>
      <w:r w:rsidRPr="003E5A1E">
        <w:rPr>
          <w:rFonts w:ascii="Times New Roman" w:eastAsia="標楷體" w:hAnsi="Times New Roman" w:cs="Times New Roman"/>
          <w:b/>
        </w:rPr>
        <w:t>表</w:t>
      </w:r>
      <w:r>
        <w:rPr>
          <w:rFonts w:ascii="Times New Roman" w:eastAsia="標楷體" w:hAnsi="Times New Roman" w:cs="Times New Roman" w:hint="eastAsia"/>
          <w:b/>
        </w:rPr>
        <w:t>1.1</w:t>
      </w:r>
      <w:bookmarkEnd w:id="111"/>
      <w:bookmarkEnd w:id="112"/>
      <w:r w:rsidR="002F78C9">
        <w:rPr>
          <w:rFonts w:ascii="Times New Roman" w:eastAsia="標楷體" w:hAnsi="Times New Roman" w:cs="Times New Roman" w:hint="eastAsia"/>
          <w:b/>
        </w:rPr>
        <w:t>保單輸入系統</w:t>
      </w:r>
      <w:bookmarkEnd w:id="113"/>
      <w:bookmarkEnd w:id="114"/>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693"/>
        <w:gridCol w:w="1276"/>
        <w:gridCol w:w="425"/>
        <w:gridCol w:w="986"/>
        <w:gridCol w:w="148"/>
        <w:gridCol w:w="1136"/>
        <w:gridCol w:w="898"/>
        <w:gridCol w:w="518"/>
        <w:gridCol w:w="1417"/>
      </w:tblGrid>
      <w:tr w:rsidR="271C4296" w14:paraId="48E45749" w14:textId="77777777" w:rsidTr="002F78C9">
        <w:trPr>
          <w:trHeight w:val="300"/>
        </w:trPr>
        <w:tc>
          <w:tcPr>
            <w:tcW w:w="8497" w:type="dxa"/>
            <w:gridSpan w:val="9"/>
            <w:tcBorders>
              <w:top w:val="single" w:sz="6" w:space="0" w:color="auto"/>
              <w:left w:val="single" w:sz="6" w:space="0" w:color="auto"/>
              <w:bottom w:val="single" w:sz="6" w:space="0" w:color="auto"/>
              <w:right w:val="single" w:sz="6" w:space="0" w:color="auto"/>
            </w:tcBorders>
            <w:tcMar>
              <w:left w:w="105" w:type="dxa"/>
              <w:right w:w="105" w:type="dxa"/>
            </w:tcMar>
          </w:tcPr>
          <w:p w14:paraId="150221BC" w14:textId="5D5D76BE" w:rsidR="271C4296" w:rsidRDefault="271C4296" w:rsidP="271C4296">
            <w:pPr>
              <w:rPr>
                <w:rFonts w:ascii="Times New Roman" w:eastAsia="Times New Roman" w:hAnsi="Times New Roman" w:cs="Times New Roman"/>
                <w:color w:val="000000" w:themeColor="text1"/>
                <w:szCs w:val="24"/>
              </w:rPr>
            </w:pPr>
            <w:r w:rsidRPr="271C4296">
              <w:rPr>
                <w:rFonts w:ascii="標楷體" w:eastAsia="標楷體" w:hAnsi="標楷體" w:cs="標楷體"/>
                <w:color w:val="000000" w:themeColor="text1"/>
                <w:szCs w:val="24"/>
              </w:rPr>
              <w:t>表單編號：</w:t>
            </w:r>
            <w:r w:rsidRPr="271C4296">
              <w:rPr>
                <w:rFonts w:ascii="Times New Roman" w:eastAsia="Times New Roman" w:hAnsi="Times New Roman" w:cs="Times New Roman"/>
                <w:color w:val="000000" w:themeColor="text1"/>
                <w:szCs w:val="24"/>
              </w:rPr>
              <w:t>1.1</w:t>
            </w:r>
          </w:p>
        </w:tc>
      </w:tr>
      <w:tr w:rsidR="271C4296" w14:paraId="1EA6A112" w14:textId="77777777" w:rsidTr="002F78C9">
        <w:trPr>
          <w:trHeight w:val="300"/>
        </w:trPr>
        <w:tc>
          <w:tcPr>
            <w:tcW w:w="8497" w:type="dxa"/>
            <w:gridSpan w:val="9"/>
            <w:tcBorders>
              <w:top w:val="single" w:sz="6" w:space="0" w:color="auto"/>
              <w:left w:val="single" w:sz="6" w:space="0" w:color="auto"/>
              <w:bottom w:val="single" w:sz="6" w:space="0" w:color="auto"/>
              <w:right w:val="single" w:sz="6" w:space="0" w:color="auto"/>
            </w:tcBorders>
            <w:tcMar>
              <w:left w:w="105" w:type="dxa"/>
              <w:right w:w="105" w:type="dxa"/>
            </w:tcMar>
          </w:tcPr>
          <w:p w14:paraId="7DBD576B" w14:textId="481CD36A"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功能名稱：保單輸入系統</w:t>
            </w:r>
          </w:p>
        </w:tc>
      </w:tr>
      <w:tr w:rsidR="271C4296" w14:paraId="3EECB2D1" w14:textId="77777777" w:rsidTr="002F78C9">
        <w:trPr>
          <w:trHeight w:val="300"/>
        </w:trPr>
        <w:tc>
          <w:tcPr>
            <w:tcW w:w="8497" w:type="dxa"/>
            <w:gridSpan w:val="9"/>
            <w:tcBorders>
              <w:top w:val="single" w:sz="6" w:space="0" w:color="auto"/>
              <w:left w:val="single" w:sz="6" w:space="0" w:color="auto"/>
              <w:bottom w:val="single" w:sz="6" w:space="0" w:color="auto"/>
              <w:right w:val="single" w:sz="6" w:space="0" w:color="auto"/>
            </w:tcBorders>
            <w:tcMar>
              <w:left w:w="105" w:type="dxa"/>
              <w:right w:w="105" w:type="dxa"/>
            </w:tcMar>
          </w:tcPr>
          <w:p w14:paraId="0FE09945" w14:textId="163EF1EF"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功能說明：輸入使用者曾購買的保險名稱</w:t>
            </w:r>
            <w:r w:rsidRPr="271C4296">
              <w:rPr>
                <w:rFonts w:ascii="Times New Roman" w:eastAsia="Times New Roman" w:hAnsi="Times New Roman" w:cs="Times New Roman"/>
                <w:color w:val="000000" w:themeColor="text1"/>
                <w:szCs w:val="24"/>
              </w:rPr>
              <w:t>、</w:t>
            </w:r>
            <w:r w:rsidRPr="271C4296">
              <w:rPr>
                <w:rFonts w:ascii="標楷體" w:eastAsia="標楷體" w:hAnsi="標楷體" w:cs="標楷體"/>
                <w:color w:val="000000" w:themeColor="text1"/>
                <w:szCs w:val="24"/>
              </w:rPr>
              <w:t>醫療</w:t>
            </w:r>
            <w:r w:rsidRPr="271C4296">
              <w:rPr>
                <w:rFonts w:ascii="Times New Roman" w:eastAsia="Times New Roman" w:hAnsi="Times New Roman" w:cs="Times New Roman"/>
                <w:color w:val="000000" w:themeColor="text1"/>
                <w:szCs w:val="24"/>
              </w:rPr>
              <w:t>/</w:t>
            </w:r>
            <w:r w:rsidRPr="271C4296">
              <w:rPr>
                <w:rFonts w:ascii="標楷體" w:eastAsia="標楷體" w:hAnsi="標楷體" w:cs="標楷體"/>
                <w:color w:val="000000" w:themeColor="text1"/>
                <w:szCs w:val="24"/>
              </w:rPr>
              <w:t>年金險</w:t>
            </w:r>
            <w:r w:rsidRPr="271C4296">
              <w:rPr>
                <w:rFonts w:ascii="Times New Roman" w:eastAsia="Times New Roman" w:hAnsi="Times New Roman" w:cs="Times New Roman"/>
                <w:color w:val="000000" w:themeColor="text1"/>
                <w:szCs w:val="24"/>
              </w:rPr>
              <w:t>、</w:t>
            </w:r>
            <w:r w:rsidRPr="271C4296">
              <w:rPr>
                <w:rFonts w:ascii="標楷體" w:eastAsia="標楷體" w:hAnsi="標楷體" w:cs="標楷體"/>
                <w:color w:val="000000" w:themeColor="text1"/>
                <w:szCs w:val="24"/>
              </w:rPr>
              <w:t>保險總費用、保險年數、保險生效時間、保險結束時間、保單內容</w:t>
            </w:r>
            <w:r w:rsidRPr="271C4296">
              <w:rPr>
                <w:rFonts w:ascii="Times New Roman" w:eastAsia="Times New Roman" w:hAnsi="Times New Roman" w:cs="Times New Roman"/>
                <w:color w:val="000000" w:themeColor="text1"/>
                <w:szCs w:val="24"/>
              </w:rPr>
              <w:t>、</w:t>
            </w:r>
            <w:r w:rsidRPr="271C4296">
              <w:rPr>
                <w:rFonts w:ascii="標楷體" w:eastAsia="標楷體" w:hAnsi="標楷體" w:cs="標楷體"/>
                <w:color w:val="000000" w:themeColor="text1"/>
                <w:szCs w:val="24"/>
              </w:rPr>
              <w:t>輸入利率、保額、送出及重填資料、查看輸入資料。</w:t>
            </w:r>
          </w:p>
        </w:tc>
      </w:tr>
      <w:tr w:rsidR="271C4296" w14:paraId="0B215B57" w14:textId="77777777" w:rsidTr="002F78C9">
        <w:trPr>
          <w:trHeight w:val="300"/>
        </w:trPr>
        <w:tc>
          <w:tcPr>
            <w:tcW w:w="8497" w:type="dxa"/>
            <w:gridSpan w:val="9"/>
            <w:tcBorders>
              <w:top w:val="single" w:sz="6" w:space="0" w:color="auto"/>
              <w:left w:val="single" w:sz="6" w:space="0" w:color="auto"/>
              <w:bottom w:val="single" w:sz="6" w:space="0" w:color="auto"/>
              <w:right w:val="single" w:sz="6" w:space="0" w:color="auto"/>
            </w:tcBorders>
            <w:tcMar>
              <w:left w:w="105" w:type="dxa"/>
              <w:right w:w="105" w:type="dxa"/>
            </w:tcMar>
          </w:tcPr>
          <w:p w14:paraId="6B716AC5" w14:textId="3226D015" w:rsidR="271C4296" w:rsidRDefault="271C4296" w:rsidP="271C4296">
            <w:pPr>
              <w:jc w:val="both"/>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限制條件：一般使用者皆可使用</w:t>
            </w:r>
          </w:p>
        </w:tc>
      </w:tr>
      <w:tr w:rsidR="271C4296" w14:paraId="4FFE77F4" w14:textId="77777777" w:rsidTr="002F78C9">
        <w:trPr>
          <w:trHeight w:val="300"/>
        </w:trPr>
        <w:tc>
          <w:tcPr>
            <w:tcW w:w="8497" w:type="dxa"/>
            <w:gridSpan w:val="9"/>
            <w:tcBorders>
              <w:top w:val="single" w:sz="6" w:space="0" w:color="auto"/>
              <w:left w:val="single" w:sz="6" w:space="0" w:color="auto"/>
              <w:bottom w:val="single" w:sz="6" w:space="0" w:color="auto"/>
              <w:right w:val="single" w:sz="6" w:space="0" w:color="auto"/>
            </w:tcBorders>
            <w:tcMar>
              <w:left w:w="105" w:type="dxa"/>
              <w:right w:w="105" w:type="dxa"/>
            </w:tcMar>
          </w:tcPr>
          <w:p w14:paraId="1D5F7744" w14:textId="0A3DE280" w:rsidR="271C4296" w:rsidRDefault="271C4296" w:rsidP="271C4296">
            <w:pPr>
              <w:jc w:val="both"/>
              <w:rPr>
                <w:rFonts w:ascii="Times New Roman" w:eastAsia="Times New Roman" w:hAnsi="Times New Roman" w:cs="Times New Roman"/>
                <w:color w:val="000000" w:themeColor="text1"/>
                <w:szCs w:val="24"/>
              </w:rPr>
            </w:pPr>
            <w:r w:rsidRPr="271C4296">
              <w:rPr>
                <w:rFonts w:ascii="標楷體" w:eastAsia="標楷體" w:hAnsi="標楷體" w:cs="標楷體"/>
                <w:color w:val="000000" w:themeColor="text1"/>
                <w:szCs w:val="24"/>
              </w:rPr>
              <w:t>觸發器：在命令提示字元系統</w:t>
            </w:r>
            <w:r w:rsidRPr="271C4296">
              <w:rPr>
                <w:rFonts w:ascii="Times New Roman" w:eastAsia="Times New Roman" w:hAnsi="Times New Roman" w:cs="Times New Roman"/>
                <w:color w:val="000000" w:themeColor="text1"/>
                <w:szCs w:val="24"/>
              </w:rPr>
              <w:t>(CMD)</w:t>
            </w:r>
            <w:r w:rsidRPr="271C4296">
              <w:rPr>
                <w:rFonts w:ascii="標楷體" w:eastAsia="標楷體" w:hAnsi="標楷體" w:cs="標楷體"/>
                <w:color w:val="000000" w:themeColor="text1"/>
                <w:szCs w:val="24"/>
              </w:rPr>
              <w:t>輸入執行碼開啟本系統，並在瀏覽器輸入網址</w:t>
            </w:r>
            <w:r w:rsidRPr="271C4296">
              <w:rPr>
                <w:rFonts w:ascii="Times New Roman" w:eastAsia="Times New Roman" w:hAnsi="Times New Roman" w:cs="Times New Roman"/>
                <w:color w:val="000000" w:themeColor="text1"/>
                <w:szCs w:val="24"/>
              </w:rPr>
              <w:t>127.0.0.1：8000/insurance</w:t>
            </w:r>
          </w:p>
        </w:tc>
      </w:tr>
      <w:tr w:rsidR="271C4296" w14:paraId="185A2BB9" w14:textId="77777777" w:rsidTr="002F78C9">
        <w:trPr>
          <w:trHeight w:val="300"/>
        </w:trPr>
        <w:tc>
          <w:tcPr>
            <w:tcW w:w="4380"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07ACD2D1" w14:textId="3F914CD6"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輸入介面：滑鼠、鍵盤</w:t>
            </w:r>
          </w:p>
        </w:tc>
        <w:tc>
          <w:tcPr>
            <w:tcW w:w="4117" w:type="dxa"/>
            <w:gridSpan w:val="5"/>
            <w:tcBorders>
              <w:top w:val="single" w:sz="6" w:space="0" w:color="auto"/>
              <w:left w:val="single" w:sz="6" w:space="0" w:color="auto"/>
              <w:bottom w:val="single" w:sz="6" w:space="0" w:color="auto"/>
              <w:right w:val="single" w:sz="6" w:space="0" w:color="auto"/>
            </w:tcBorders>
            <w:tcMar>
              <w:left w:w="105" w:type="dxa"/>
              <w:right w:w="105" w:type="dxa"/>
            </w:tcMar>
          </w:tcPr>
          <w:p w14:paraId="0DA989AA" w14:textId="02E45D10"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輸出介面：螢幕、保單輸入系統頁面</w:t>
            </w:r>
          </w:p>
        </w:tc>
      </w:tr>
      <w:tr w:rsidR="271C4296" w14:paraId="709BB54E" w14:textId="77777777" w:rsidTr="001F0B45">
        <w:trPr>
          <w:trHeight w:val="300"/>
        </w:trPr>
        <w:tc>
          <w:tcPr>
            <w:tcW w:w="296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00E08E91" w14:textId="100952E9" w:rsidR="271C4296" w:rsidRDefault="271C4296" w:rsidP="001F0B45">
            <w:pPr>
              <w:jc w:val="center"/>
              <w:rPr>
                <w:rFonts w:ascii="Times New Roman" w:eastAsia="Times New Roman" w:hAnsi="Times New Roman" w:cs="Times New Roman"/>
                <w:color w:val="000000" w:themeColor="text1"/>
                <w:szCs w:val="24"/>
              </w:rPr>
            </w:pPr>
            <w:r w:rsidRPr="271C4296">
              <w:rPr>
                <w:rFonts w:ascii="Times New Roman" w:eastAsia="Times New Roman" w:hAnsi="Times New Roman" w:cs="Times New Roman"/>
                <w:color w:val="000000" w:themeColor="text1"/>
                <w:szCs w:val="24"/>
              </w:rPr>
              <w:t>Input</w:t>
            </w:r>
          </w:p>
        </w:tc>
        <w:tc>
          <w:tcPr>
            <w:tcW w:w="3593" w:type="dxa"/>
            <w:gridSpan w:val="5"/>
            <w:tcBorders>
              <w:top w:val="single" w:sz="6" w:space="0" w:color="auto"/>
              <w:left w:val="single" w:sz="6" w:space="0" w:color="auto"/>
              <w:bottom w:val="single" w:sz="6" w:space="0" w:color="auto"/>
              <w:right w:val="single" w:sz="6" w:space="0" w:color="auto"/>
            </w:tcBorders>
            <w:tcMar>
              <w:left w:w="105" w:type="dxa"/>
              <w:right w:w="105" w:type="dxa"/>
            </w:tcMar>
          </w:tcPr>
          <w:p w14:paraId="07CD8536" w14:textId="04700267" w:rsidR="271C4296" w:rsidRDefault="271C4296" w:rsidP="001F0B45">
            <w:pPr>
              <w:jc w:val="center"/>
              <w:rPr>
                <w:rFonts w:ascii="Times New Roman" w:eastAsia="Times New Roman" w:hAnsi="Times New Roman" w:cs="Times New Roman"/>
                <w:color w:val="000000" w:themeColor="text1"/>
                <w:szCs w:val="24"/>
              </w:rPr>
            </w:pPr>
            <w:r w:rsidRPr="271C4296">
              <w:rPr>
                <w:rFonts w:ascii="Times New Roman" w:eastAsia="Times New Roman" w:hAnsi="Times New Roman" w:cs="Times New Roman"/>
                <w:color w:val="000000" w:themeColor="text1"/>
                <w:szCs w:val="24"/>
              </w:rPr>
              <w:t>Process</w:t>
            </w:r>
          </w:p>
        </w:tc>
        <w:tc>
          <w:tcPr>
            <w:tcW w:w="193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2D6DF9CA" w14:textId="64999C1E" w:rsidR="271C4296" w:rsidRPr="001F0B45" w:rsidRDefault="271C4296" w:rsidP="001F0B45">
            <w:pPr>
              <w:jc w:val="center"/>
              <w:rPr>
                <w:rFonts w:ascii="Times New Roman" w:eastAsia="標楷體" w:hAnsi="Times New Roman" w:cs="Times New Roman"/>
              </w:rPr>
            </w:pPr>
            <w:r w:rsidRPr="001F0B45">
              <w:rPr>
                <w:rFonts w:ascii="Times New Roman" w:eastAsia="標楷體" w:hAnsi="Times New Roman" w:cs="Times New Roman"/>
              </w:rPr>
              <w:t>Output</w:t>
            </w:r>
          </w:p>
        </w:tc>
      </w:tr>
      <w:tr w:rsidR="271C4296" w14:paraId="5157D973" w14:textId="77777777" w:rsidTr="002F78C9">
        <w:trPr>
          <w:trHeight w:val="300"/>
        </w:trPr>
        <w:tc>
          <w:tcPr>
            <w:tcW w:w="2969"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CC5EDD" w14:textId="02B8CC17" w:rsidR="271C4296" w:rsidRDefault="271C4296" w:rsidP="271C4296">
            <w:pPr>
              <w:rPr>
                <w:rFonts w:ascii="Times New Roman" w:eastAsia="Times New Roman" w:hAnsi="Times New Roman" w:cs="Times New Roman"/>
                <w:color w:val="000000" w:themeColor="text1"/>
                <w:szCs w:val="24"/>
              </w:rPr>
            </w:pPr>
            <w:r w:rsidRPr="271C4296">
              <w:rPr>
                <w:rFonts w:ascii="標楷體" w:eastAsia="標楷體" w:hAnsi="標楷體" w:cs="標楷體"/>
                <w:color w:val="000000" w:themeColor="text1"/>
                <w:szCs w:val="24"/>
              </w:rPr>
              <w:t>在瀏覽器輸入網址</w:t>
            </w:r>
            <w:r w:rsidRPr="271C4296">
              <w:rPr>
                <w:rFonts w:ascii="Times New Roman" w:eastAsia="Times New Roman" w:hAnsi="Times New Roman" w:cs="Times New Roman"/>
                <w:color w:val="000000" w:themeColor="text1"/>
                <w:szCs w:val="24"/>
              </w:rPr>
              <w:t>127.0.0.1</w:t>
            </w:r>
            <w:r w:rsidRPr="271C4296">
              <w:rPr>
                <w:rFonts w:ascii="新細明體" w:eastAsia="新細明體" w:hAnsi="新細明體" w:cs="新細明體" w:hint="eastAsia"/>
                <w:color w:val="000000" w:themeColor="text1"/>
                <w:szCs w:val="24"/>
              </w:rPr>
              <w:t>：</w:t>
            </w:r>
            <w:r w:rsidRPr="271C4296">
              <w:rPr>
                <w:rFonts w:ascii="Times New Roman" w:eastAsia="Times New Roman" w:hAnsi="Times New Roman" w:cs="Times New Roman"/>
                <w:color w:val="000000" w:themeColor="text1"/>
                <w:szCs w:val="24"/>
              </w:rPr>
              <w:t>8000/insurance</w:t>
            </w:r>
          </w:p>
        </w:tc>
        <w:tc>
          <w:tcPr>
            <w:tcW w:w="3593" w:type="dxa"/>
            <w:gridSpan w:val="5"/>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F30140" w14:textId="2E824307"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讀取頁面</w:t>
            </w:r>
          </w:p>
        </w:tc>
        <w:tc>
          <w:tcPr>
            <w:tcW w:w="1935"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FBA4E69" w14:textId="0E3C5AAC" w:rsidR="271C4296" w:rsidRDefault="271C4296" w:rsidP="271C4296">
            <w:pPr>
              <w:rPr>
                <w:rFonts w:ascii="Times New Roman" w:eastAsia="Times New Roman" w:hAnsi="Times New Roman" w:cs="Times New Roman"/>
                <w:color w:val="000000" w:themeColor="text1"/>
                <w:szCs w:val="24"/>
              </w:rPr>
            </w:pPr>
            <w:r w:rsidRPr="271C4296">
              <w:rPr>
                <w:rFonts w:ascii="標楷體" w:eastAsia="標楷體" w:hAnsi="標楷體" w:cs="標楷體"/>
                <w:color w:val="000000" w:themeColor="text1"/>
                <w:szCs w:val="24"/>
              </w:rPr>
              <w:t>顯示「保單輸入系統」頁面</w:t>
            </w:r>
            <w:r w:rsidRPr="271C4296">
              <w:rPr>
                <w:rFonts w:ascii="Times New Roman" w:eastAsia="Times New Roman" w:hAnsi="Times New Roman" w:cs="Times New Roman"/>
                <w:color w:val="000000" w:themeColor="text1"/>
                <w:szCs w:val="24"/>
              </w:rPr>
              <w:t xml:space="preserve"> </w:t>
            </w:r>
          </w:p>
        </w:tc>
      </w:tr>
      <w:tr w:rsidR="271C4296" w14:paraId="1DE4797C" w14:textId="77777777" w:rsidTr="002F78C9">
        <w:trPr>
          <w:trHeight w:val="300"/>
        </w:trPr>
        <w:tc>
          <w:tcPr>
            <w:tcW w:w="2969"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3D48020" w14:textId="7B644496"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在各欄位輸入資料後，點擊「送出」按鈕</w:t>
            </w:r>
          </w:p>
        </w:tc>
        <w:tc>
          <w:tcPr>
            <w:tcW w:w="3593" w:type="dxa"/>
            <w:gridSpan w:val="5"/>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5C4B26" w14:textId="3D2599C5"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讀取頁面、儲存資料</w:t>
            </w:r>
          </w:p>
        </w:tc>
        <w:tc>
          <w:tcPr>
            <w:tcW w:w="1935"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C999C57" w14:textId="3128AF35" w:rsidR="271C4296" w:rsidRDefault="271C4296" w:rsidP="271C4296">
            <w:pPr>
              <w:tabs>
                <w:tab w:val="left" w:pos="900"/>
                <w:tab w:val="right" w:leader="dot" w:pos="8777"/>
              </w:tabs>
              <w:rPr>
                <w:rFonts w:ascii="Times New Roman" w:eastAsia="Times New Roman" w:hAnsi="Times New Roman" w:cs="Times New Roman"/>
                <w:color w:val="000000" w:themeColor="text1"/>
                <w:szCs w:val="24"/>
              </w:rPr>
            </w:pPr>
            <w:r w:rsidRPr="271C4296">
              <w:rPr>
                <w:rFonts w:ascii="標楷體" w:eastAsia="標楷體" w:hAnsi="標楷體" w:cs="標楷體"/>
                <w:color w:val="000000" w:themeColor="text1"/>
                <w:szCs w:val="24"/>
              </w:rPr>
              <w:t>儲存使用者所輸入資料至系統資料庫</w:t>
            </w:r>
            <w:r w:rsidRPr="271C4296">
              <w:rPr>
                <w:rFonts w:ascii="Times New Roman" w:eastAsia="Times New Roman" w:hAnsi="Times New Roman" w:cs="Times New Roman"/>
                <w:color w:val="000000" w:themeColor="text1"/>
                <w:szCs w:val="24"/>
              </w:rPr>
              <w:t xml:space="preserve"> </w:t>
            </w:r>
          </w:p>
        </w:tc>
      </w:tr>
      <w:tr w:rsidR="271C4296" w14:paraId="5479FA94" w14:textId="77777777" w:rsidTr="002F78C9">
        <w:trPr>
          <w:trHeight w:val="300"/>
        </w:trPr>
        <w:tc>
          <w:tcPr>
            <w:tcW w:w="2969"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774BCA8" w14:textId="4E854F41"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點擊「重填」按鈕</w:t>
            </w:r>
          </w:p>
        </w:tc>
        <w:tc>
          <w:tcPr>
            <w:tcW w:w="3593" w:type="dxa"/>
            <w:gridSpan w:val="5"/>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6E4BEBF" w14:textId="2A377931"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讀取頁面、清除填寫資料</w:t>
            </w:r>
          </w:p>
        </w:tc>
        <w:tc>
          <w:tcPr>
            <w:tcW w:w="1935"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B5F04FD" w14:textId="335D9753" w:rsidR="271C4296" w:rsidRDefault="271C4296" w:rsidP="271C4296">
            <w:pPr>
              <w:tabs>
                <w:tab w:val="left" w:pos="900"/>
                <w:tab w:val="right" w:leader="dot" w:pos="8777"/>
              </w:tabs>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清除使用者填寫資料</w:t>
            </w:r>
          </w:p>
        </w:tc>
      </w:tr>
      <w:tr w:rsidR="271C4296" w14:paraId="4C60ED0C" w14:textId="77777777" w:rsidTr="002F78C9">
        <w:trPr>
          <w:trHeight w:val="300"/>
        </w:trPr>
        <w:tc>
          <w:tcPr>
            <w:tcW w:w="2969"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83C09CA" w14:textId="589EC170"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點擊「查看輸入資料」按鈕</w:t>
            </w:r>
          </w:p>
        </w:tc>
        <w:tc>
          <w:tcPr>
            <w:tcW w:w="3593" w:type="dxa"/>
            <w:gridSpan w:val="5"/>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F937660" w14:textId="2D9D800A" w:rsidR="271C4296" w:rsidRDefault="271C4296" w:rsidP="271C4296">
            <w:pPr>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讀取頁面</w:t>
            </w:r>
          </w:p>
        </w:tc>
        <w:tc>
          <w:tcPr>
            <w:tcW w:w="1935"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43B90F" w14:textId="0586297C" w:rsidR="271C4296" w:rsidRDefault="271C4296" w:rsidP="271C4296">
            <w:pPr>
              <w:tabs>
                <w:tab w:val="left" w:pos="900"/>
                <w:tab w:val="right" w:leader="dot" w:pos="8777"/>
              </w:tabs>
              <w:rPr>
                <w:rFonts w:ascii="標楷體" w:eastAsia="標楷體" w:hAnsi="標楷體" w:cs="標楷體"/>
                <w:color w:val="000000" w:themeColor="text1"/>
                <w:szCs w:val="24"/>
              </w:rPr>
            </w:pPr>
            <w:r w:rsidRPr="271C4296">
              <w:rPr>
                <w:rFonts w:ascii="標楷體" w:eastAsia="標楷體" w:hAnsi="標楷體" w:cs="標楷體"/>
                <w:color w:val="000000" w:themeColor="text1"/>
                <w:szCs w:val="24"/>
              </w:rPr>
              <w:t>顯示「保單列表」頁面</w:t>
            </w:r>
          </w:p>
        </w:tc>
      </w:tr>
      <w:tr w:rsidR="000F24C0" w14:paraId="4EE26E01" w14:textId="77777777" w:rsidTr="001F0B45">
        <w:trPr>
          <w:trHeight w:val="300"/>
        </w:trPr>
        <w:tc>
          <w:tcPr>
            <w:tcW w:w="8497" w:type="dxa"/>
            <w:gridSpan w:val="9"/>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44F039B3" w14:textId="209FC041" w:rsidR="000F24C0" w:rsidRPr="271C4296" w:rsidRDefault="000F24C0"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資料表：</w:t>
            </w:r>
            <w:r w:rsidRPr="1AD17FEB">
              <w:rPr>
                <w:rFonts w:ascii="Times New Roman" w:eastAsia="標楷體" w:hAnsi="Times New Roman" w:cs="Times New Roman"/>
              </w:rPr>
              <w:t>insurance</w:t>
            </w:r>
            <w:r w:rsidRPr="1AD17FEB">
              <w:rPr>
                <w:rFonts w:ascii="Times New Roman" w:eastAsia="標楷體" w:hAnsi="Times New Roman" w:cs="Times New Roman"/>
              </w:rPr>
              <w:t>資料表</w:t>
            </w:r>
          </w:p>
        </w:tc>
      </w:tr>
      <w:tr w:rsidR="000F24C0" w14:paraId="1AB08E17" w14:textId="365DDE57"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1A7CCC91" w14:textId="302AB65D" w:rsidR="000F24C0" w:rsidRPr="271C4296" w:rsidRDefault="000F24C0"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欄位</w:t>
            </w:r>
          </w:p>
        </w:tc>
        <w:tc>
          <w:tcPr>
            <w:tcW w:w="1701" w:type="dxa"/>
            <w:gridSpan w:val="2"/>
            <w:tcBorders>
              <w:top w:val="single" w:sz="6" w:space="0" w:color="auto"/>
              <w:left w:val="single" w:sz="12" w:space="0" w:color="auto"/>
              <w:bottom w:val="single" w:sz="6" w:space="0" w:color="auto"/>
              <w:right w:val="single" w:sz="6" w:space="0" w:color="auto"/>
            </w:tcBorders>
          </w:tcPr>
          <w:p w14:paraId="2F817F84" w14:textId="12772CF9" w:rsidR="000F24C0" w:rsidRPr="271C4296" w:rsidRDefault="000F24C0"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中文</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0C0A31A" w14:textId="36DE50E1" w:rsidR="000F24C0" w:rsidRPr="271C4296" w:rsidRDefault="000F24C0"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型態</w:t>
            </w:r>
          </w:p>
        </w:tc>
        <w:tc>
          <w:tcPr>
            <w:tcW w:w="1136" w:type="dxa"/>
            <w:tcBorders>
              <w:top w:val="single" w:sz="6" w:space="0" w:color="auto"/>
              <w:left w:val="single" w:sz="12" w:space="0" w:color="auto"/>
              <w:bottom w:val="single" w:sz="6" w:space="0" w:color="auto"/>
              <w:right w:val="single" w:sz="6" w:space="0" w:color="auto"/>
            </w:tcBorders>
          </w:tcPr>
          <w:p w14:paraId="4598FA01" w14:textId="46FA6CE3" w:rsidR="000F24C0" w:rsidRPr="271C4296" w:rsidRDefault="000F24C0"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長度</w:t>
            </w: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93E00C6" w14:textId="2350B2C6" w:rsidR="000F24C0" w:rsidRPr="271C4296" w:rsidRDefault="000F24C0"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空值</w:t>
            </w:r>
          </w:p>
        </w:tc>
        <w:tc>
          <w:tcPr>
            <w:tcW w:w="1417" w:type="dxa"/>
            <w:tcBorders>
              <w:top w:val="single" w:sz="6" w:space="0" w:color="auto"/>
              <w:left w:val="single" w:sz="12" w:space="0" w:color="auto"/>
              <w:bottom w:val="single" w:sz="6" w:space="0" w:color="auto"/>
              <w:right w:val="single" w:sz="6" w:space="0" w:color="auto"/>
            </w:tcBorders>
          </w:tcPr>
          <w:p w14:paraId="4A278F37" w14:textId="6191333C" w:rsidR="000F24C0" w:rsidRPr="271C4296" w:rsidRDefault="000F24C0"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預設值</w:t>
            </w:r>
          </w:p>
        </w:tc>
      </w:tr>
      <w:tr w:rsidR="006D4DCC" w14:paraId="3A7209ED" w14:textId="5773838D"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6F578D92" w14:textId="5C049B79"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資料</w:t>
            </w:r>
          </w:p>
        </w:tc>
        <w:tc>
          <w:tcPr>
            <w:tcW w:w="1701" w:type="dxa"/>
            <w:gridSpan w:val="2"/>
            <w:tcBorders>
              <w:top w:val="single" w:sz="6" w:space="0" w:color="auto"/>
              <w:left w:val="single" w:sz="12" w:space="0" w:color="auto"/>
              <w:bottom w:val="single" w:sz="6" w:space="0" w:color="auto"/>
              <w:right w:val="single" w:sz="6" w:space="0" w:color="auto"/>
            </w:tcBorders>
          </w:tcPr>
          <w:p w14:paraId="2F082FC0" w14:textId="3783F796"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資料</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DF1CA4" w14:textId="217842DE"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interger</w:t>
            </w:r>
          </w:p>
        </w:tc>
        <w:tc>
          <w:tcPr>
            <w:tcW w:w="1136" w:type="dxa"/>
            <w:tcBorders>
              <w:top w:val="single" w:sz="6" w:space="0" w:color="auto"/>
              <w:left w:val="single" w:sz="12" w:space="0" w:color="auto"/>
              <w:bottom w:val="single" w:sz="6" w:space="0" w:color="auto"/>
              <w:right w:val="single" w:sz="6" w:space="0" w:color="auto"/>
            </w:tcBorders>
          </w:tcPr>
          <w:p w14:paraId="61A994E8"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5A8A21" w14:textId="4B510F03"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058AA1F3"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26C2FDD6" w14:textId="39EC6DA1"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76AD330F" w14:textId="37CD6193"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保險名稱</w:t>
            </w:r>
          </w:p>
        </w:tc>
        <w:tc>
          <w:tcPr>
            <w:tcW w:w="1701" w:type="dxa"/>
            <w:gridSpan w:val="2"/>
            <w:tcBorders>
              <w:top w:val="single" w:sz="6" w:space="0" w:color="auto"/>
              <w:left w:val="single" w:sz="12" w:space="0" w:color="auto"/>
              <w:bottom w:val="single" w:sz="6" w:space="0" w:color="auto"/>
              <w:right w:val="single" w:sz="6" w:space="0" w:color="auto"/>
            </w:tcBorders>
          </w:tcPr>
          <w:p w14:paraId="2BBCB7E3" w14:textId="5CBDFFAB"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保險名稱</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D8CAAA0" w14:textId="1DAA089B"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136" w:type="dxa"/>
            <w:tcBorders>
              <w:top w:val="single" w:sz="6" w:space="0" w:color="auto"/>
              <w:left w:val="single" w:sz="12" w:space="0" w:color="auto"/>
              <w:bottom w:val="single" w:sz="6" w:space="0" w:color="auto"/>
              <w:right w:val="single" w:sz="6" w:space="0" w:color="auto"/>
            </w:tcBorders>
          </w:tcPr>
          <w:p w14:paraId="6CDFEF62"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87AB6C8" w14:textId="7FB9C7F1"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3E367B47"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4B4725B9" w14:textId="78FCC78D"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5566F573" w14:textId="5D251E77"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保險類型</w:t>
            </w:r>
          </w:p>
        </w:tc>
        <w:tc>
          <w:tcPr>
            <w:tcW w:w="1701" w:type="dxa"/>
            <w:gridSpan w:val="2"/>
            <w:tcBorders>
              <w:top w:val="single" w:sz="6" w:space="0" w:color="auto"/>
              <w:left w:val="single" w:sz="12" w:space="0" w:color="auto"/>
              <w:bottom w:val="single" w:sz="6" w:space="0" w:color="auto"/>
              <w:right w:val="single" w:sz="6" w:space="0" w:color="auto"/>
            </w:tcBorders>
          </w:tcPr>
          <w:p w14:paraId="16421681" w14:textId="00063C96"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保險類型</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E32EBE" w14:textId="1F18E080"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136" w:type="dxa"/>
            <w:tcBorders>
              <w:top w:val="single" w:sz="6" w:space="0" w:color="auto"/>
              <w:left w:val="single" w:sz="12" w:space="0" w:color="auto"/>
              <w:bottom w:val="single" w:sz="6" w:space="0" w:color="auto"/>
              <w:right w:val="single" w:sz="6" w:space="0" w:color="auto"/>
            </w:tcBorders>
          </w:tcPr>
          <w:p w14:paraId="13521132"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85136D" w14:textId="1538714C"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14806ED3"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261573A6" w14:textId="69DC536D"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7577B044" w14:textId="740EA1CE"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保險總費用</w:t>
            </w:r>
          </w:p>
        </w:tc>
        <w:tc>
          <w:tcPr>
            <w:tcW w:w="1701" w:type="dxa"/>
            <w:gridSpan w:val="2"/>
            <w:tcBorders>
              <w:top w:val="single" w:sz="6" w:space="0" w:color="auto"/>
              <w:left w:val="single" w:sz="12" w:space="0" w:color="auto"/>
              <w:bottom w:val="single" w:sz="6" w:space="0" w:color="auto"/>
              <w:right w:val="single" w:sz="6" w:space="0" w:color="auto"/>
            </w:tcBorders>
          </w:tcPr>
          <w:p w14:paraId="5F4B93B7" w14:textId="0A4EE478"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保險總費用</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B21AEA" w14:textId="18695F33"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real</w:t>
            </w:r>
          </w:p>
        </w:tc>
        <w:tc>
          <w:tcPr>
            <w:tcW w:w="1136" w:type="dxa"/>
            <w:tcBorders>
              <w:top w:val="single" w:sz="6" w:space="0" w:color="auto"/>
              <w:left w:val="single" w:sz="12" w:space="0" w:color="auto"/>
              <w:bottom w:val="single" w:sz="6" w:space="0" w:color="auto"/>
              <w:right w:val="single" w:sz="6" w:space="0" w:color="auto"/>
            </w:tcBorders>
          </w:tcPr>
          <w:p w14:paraId="08402F1D"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ABF4060" w14:textId="315F371E"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447972E9"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439C758D" w14:textId="77777777"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7E0C4A69" w14:textId="70624F39"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保險年數</w:t>
            </w:r>
          </w:p>
        </w:tc>
        <w:tc>
          <w:tcPr>
            <w:tcW w:w="1701" w:type="dxa"/>
            <w:gridSpan w:val="2"/>
            <w:tcBorders>
              <w:top w:val="single" w:sz="6" w:space="0" w:color="auto"/>
              <w:left w:val="single" w:sz="12" w:space="0" w:color="auto"/>
              <w:bottom w:val="single" w:sz="6" w:space="0" w:color="auto"/>
              <w:right w:val="single" w:sz="6" w:space="0" w:color="auto"/>
            </w:tcBorders>
          </w:tcPr>
          <w:p w14:paraId="388F9282" w14:textId="0F9F75E3"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保險年數</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6F46282" w14:textId="1D75F30F"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real</w:t>
            </w:r>
          </w:p>
        </w:tc>
        <w:tc>
          <w:tcPr>
            <w:tcW w:w="1136" w:type="dxa"/>
            <w:tcBorders>
              <w:top w:val="single" w:sz="6" w:space="0" w:color="auto"/>
              <w:left w:val="single" w:sz="12" w:space="0" w:color="auto"/>
              <w:bottom w:val="single" w:sz="6" w:space="0" w:color="auto"/>
              <w:right w:val="single" w:sz="6" w:space="0" w:color="auto"/>
            </w:tcBorders>
          </w:tcPr>
          <w:p w14:paraId="18741AE7"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938C531" w14:textId="2CD250D1"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51F1C842"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78A70A2D" w14:textId="77777777"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05233973" w14:textId="0686336C"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保險生效時間</w:t>
            </w:r>
          </w:p>
        </w:tc>
        <w:tc>
          <w:tcPr>
            <w:tcW w:w="1701" w:type="dxa"/>
            <w:gridSpan w:val="2"/>
            <w:tcBorders>
              <w:top w:val="single" w:sz="6" w:space="0" w:color="auto"/>
              <w:left w:val="single" w:sz="12" w:space="0" w:color="auto"/>
              <w:bottom w:val="single" w:sz="6" w:space="0" w:color="auto"/>
              <w:right w:val="single" w:sz="6" w:space="0" w:color="auto"/>
            </w:tcBorders>
          </w:tcPr>
          <w:p w14:paraId="335F9306" w14:textId="737A3FA0"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保險生效時間</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4980C86" w14:textId="50FA3D85"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136" w:type="dxa"/>
            <w:tcBorders>
              <w:top w:val="single" w:sz="6" w:space="0" w:color="auto"/>
              <w:left w:val="single" w:sz="12" w:space="0" w:color="auto"/>
              <w:bottom w:val="single" w:sz="6" w:space="0" w:color="auto"/>
              <w:right w:val="single" w:sz="6" w:space="0" w:color="auto"/>
            </w:tcBorders>
          </w:tcPr>
          <w:p w14:paraId="08256C34"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EB4B7F9" w14:textId="1B733061"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16027DF6"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6DC3F0D0" w14:textId="77777777"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1D8BE07B" w14:textId="656F777F"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保險結束時間</w:t>
            </w:r>
          </w:p>
        </w:tc>
        <w:tc>
          <w:tcPr>
            <w:tcW w:w="1701" w:type="dxa"/>
            <w:gridSpan w:val="2"/>
            <w:tcBorders>
              <w:top w:val="single" w:sz="6" w:space="0" w:color="auto"/>
              <w:left w:val="single" w:sz="12" w:space="0" w:color="auto"/>
              <w:bottom w:val="single" w:sz="6" w:space="0" w:color="auto"/>
              <w:right w:val="single" w:sz="6" w:space="0" w:color="auto"/>
            </w:tcBorders>
          </w:tcPr>
          <w:p w14:paraId="1A2F8648" w14:textId="33E7D3AE"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保險結束時間</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3F4974" w14:textId="2B170490"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136" w:type="dxa"/>
            <w:tcBorders>
              <w:top w:val="single" w:sz="6" w:space="0" w:color="auto"/>
              <w:left w:val="single" w:sz="12" w:space="0" w:color="auto"/>
              <w:bottom w:val="single" w:sz="6" w:space="0" w:color="auto"/>
              <w:right w:val="single" w:sz="6" w:space="0" w:color="auto"/>
            </w:tcBorders>
          </w:tcPr>
          <w:p w14:paraId="12F1C40E"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FFB098D" w14:textId="2D13B389"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3CAA5677"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7243B036" w14:textId="77777777"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65FF063A" w14:textId="004824FF"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保單內容</w:t>
            </w:r>
          </w:p>
        </w:tc>
        <w:tc>
          <w:tcPr>
            <w:tcW w:w="1701" w:type="dxa"/>
            <w:gridSpan w:val="2"/>
            <w:tcBorders>
              <w:top w:val="single" w:sz="6" w:space="0" w:color="auto"/>
              <w:left w:val="single" w:sz="12" w:space="0" w:color="auto"/>
              <w:bottom w:val="single" w:sz="6" w:space="0" w:color="auto"/>
              <w:right w:val="single" w:sz="6" w:space="0" w:color="auto"/>
            </w:tcBorders>
          </w:tcPr>
          <w:p w14:paraId="039EC2F4" w14:textId="5FB099E5"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保單內容</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CA9C2FC" w14:textId="2D16DBB6"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136" w:type="dxa"/>
            <w:tcBorders>
              <w:top w:val="single" w:sz="6" w:space="0" w:color="auto"/>
              <w:left w:val="single" w:sz="12" w:space="0" w:color="auto"/>
              <w:bottom w:val="single" w:sz="6" w:space="0" w:color="auto"/>
              <w:right w:val="single" w:sz="6" w:space="0" w:color="auto"/>
            </w:tcBorders>
          </w:tcPr>
          <w:p w14:paraId="17AA2E2B"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6B9DB65" w14:textId="67DB4E62"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53229F3C"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2AB8763E" w14:textId="77777777"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78A33AE4" w14:textId="6AC006A7"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輸入利率</w:t>
            </w:r>
          </w:p>
        </w:tc>
        <w:tc>
          <w:tcPr>
            <w:tcW w:w="1701" w:type="dxa"/>
            <w:gridSpan w:val="2"/>
            <w:tcBorders>
              <w:top w:val="single" w:sz="6" w:space="0" w:color="auto"/>
              <w:left w:val="single" w:sz="12" w:space="0" w:color="auto"/>
              <w:bottom w:val="single" w:sz="6" w:space="0" w:color="auto"/>
              <w:right w:val="single" w:sz="6" w:space="0" w:color="auto"/>
            </w:tcBorders>
          </w:tcPr>
          <w:p w14:paraId="291742A7" w14:textId="150CBE4F"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輸入利率</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C64D243" w14:textId="60F78EF6"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real</w:t>
            </w:r>
          </w:p>
        </w:tc>
        <w:tc>
          <w:tcPr>
            <w:tcW w:w="1136" w:type="dxa"/>
            <w:tcBorders>
              <w:top w:val="single" w:sz="6" w:space="0" w:color="auto"/>
              <w:left w:val="single" w:sz="12" w:space="0" w:color="auto"/>
              <w:bottom w:val="single" w:sz="6" w:space="0" w:color="auto"/>
              <w:right w:val="single" w:sz="6" w:space="0" w:color="auto"/>
            </w:tcBorders>
          </w:tcPr>
          <w:p w14:paraId="42E34D20"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51296F9" w14:textId="635AE79B"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553699D5"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r w:rsidR="006D4DCC" w14:paraId="0D88FA9C" w14:textId="46EF4965" w:rsidTr="006D4DCC">
        <w:trPr>
          <w:trHeight w:val="300"/>
        </w:trPr>
        <w:tc>
          <w:tcPr>
            <w:tcW w:w="1693" w:type="dxa"/>
            <w:tcBorders>
              <w:top w:val="single" w:sz="6" w:space="0" w:color="auto"/>
              <w:left w:val="single" w:sz="6" w:space="0" w:color="auto"/>
              <w:bottom w:val="single" w:sz="6" w:space="0" w:color="auto"/>
              <w:right w:val="single" w:sz="12" w:space="0" w:color="auto"/>
            </w:tcBorders>
            <w:tcMar>
              <w:left w:w="105" w:type="dxa"/>
              <w:right w:w="105" w:type="dxa"/>
            </w:tcMar>
          </w:tcPr>
          <w:p w14:paraId="0098756B" w14:textId="63CC2177"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保額</w:t>
            </w:r>
          </w:p>
        </w:tc>
        <w:tc>
          <w:tcPr>
            <w:tcW w:w="1701" w:type="dxa"/>
            <w:gridSpan w:val="2"/>
            <w:tcBorders>
              <w:top w:val="single" w:sz="6" w:space="0" w:color="auto"/>
              <w:left w:val="single" w:sz="12" w:space="0" w:color="auto"/>
              <w:bottom w:val="single" w:sz="6" w:space="0" w:color="auto"/>
              <w:right w:val="single" w:sz="6" w:space="0" w:color="auto"/>
            </w:tcBorders>
          </w:tcPr>
          <w:p w14:paraId="328874C0" w14:textId="24EDA78E"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保額</w:t>
            </w:r>
          </w:p>
        </w:tc>
        <w:tc>
          <w:tcPr>
            <w:tcW w:w="1134"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DD413E" w14:textId="143455E7" w:rsidR="006D4DCC" w:rsidRPr="271C4296" w:rsidRDefault="006D4DCC" w:rsidP="006D4DCC">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136" w:type="dxa"/>
            <w:tcBorders>
              <w:top w:val="single" w:sz="6" w:space="0" w:color="auto"/>
              <w:left w:val="single" w:sz="12" w:space="0" w:color="auto"/>
              <w:bottom w:val="single" w:sz="6" w:space="0" w:color="auto"/>
              <w:right w:val="single" w:sz="6" w:space="0" w:color="auto"/>
            </w:tcBorders>
          </w:tcPr>
          <w:p w14:paraId="4E940867" w14:textId="77777777" w:rsidR="006D4DCC" w:rsidRPr="271C4296" w:rsidRDefault="006D4DCC" w:rsidP="006D4DCC">
            <w:pPr>
              <w:jc w:val="center"/>
              <w:rPr>
                <w:rFonts w:ascii="標楷體" w:eastAsia="標楷體" w:hAnsi="標楷體" w:cs="標楷體"/>
                <w:color w:val="000000" w:themeColor="text1"/>
                <w:szCs w:val="24"/>
              </w:rPr>
            </w:pPr>
          </w:p>
        </w:tc>
        <w:tc>
          <w:tcPr>
            <w:tcW w:w="1416"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A1CCA49" w14:textId="317415A1"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417" w:type="dxa"/>
            <w:tcBorders>
              <w:top w:val="single" w:sz="6" w:space="0" w:color="auto"/>
              <w:left w:val="single" w:sz="12" w:space="0" w:color="auto"/>
              <w:bottom w:val="single" w:sz="6" w:space="0" w:color="auto"/>
              <w:right w:val="single" w:sz="6" w:space="0" w:color="auto"/>
            </w:tcBorders>
          </w:tcPr>
          <w:p w14:paraId="64DF911D" w14:textId="77777777" w:rsidR="006D4DCC" w:rsidRPr="271C4296" w:rsidRDefault="006D4DCC" w:rsidP="006D4DCC">
            <w:pPr>
              <w:tabs>
                <w:tab w:val="left" w:pos="900"/>
                <w:tab w:val="right" w:leader="dot" w:pos="8777"/>
              </w:tabs>
              <w:jc w:val="center"/>
              <w:rPr>
                <w:rFonts w:ascii="標楷體" w:eastAsia="標楷體" w:hAnsi="標楷體" w:cs="標楷體"/>
                <w:color w:val="000000" w:themeColor="text1"/>
                <w:szCs w:val="24"/>
              </w:rPr>
            </w:pPr>
          </w:p>
        </w:tc>
      </w:tr>
    </w:tbl>
    <w:p w14:paraId="2D4451BB" w14:textId="3EA04B62" w:rsidR="00144C62" w:rsidRDefault="00144C62">
      <w:pPr>
        <w:widowControl/>
        <w:rPr>
          <w:rFonts w:ascii="Times New Roman" w:eastAsia="標楷體" w:hAnsi="Times New Roman" w:cs="Times New Roman"/>
        </w:rPr>
      </w:pPr>
    </w:p>
    <w:p w14:paraId="3C6EE0B1" w14:textId="6B13A6EC" w:rsidR="001F0B45" w:rsidRPr="004847E3" w:rsidRDefault="00C769B2" w:rsidP="004847E3">
      <w:pPr>
        <w:pStyle w:val="af5"/>
        <w:rPr>
          <w:b/>
        </w:rPr>
      </w:pPr>
      <w:bookmarkStart w:id="115" w:name="_Toc184000932"/>
      <w:r>
        <w:rPr>
          <w:noProof/>
        </w:rPr>
        <w:lastRenderedPageBreak/>
        <w:drawing>
          <wp:inline distT="0" distB="0" distL="0" distR="0" wp14:anchorId="0F882B2D" wp14:editId="57A55691">
            <wp:extent cx="4257674" cy="4250409"/>
            <wp:effectExtent l="0" t="0" r="0" b="0"/>
            <wp:docPr id="1176394970" name="圖片 117639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76394970"/>
                    <pic:cNvPicPr/>
                  </pic:nvPicPr>
                  <pic:blipFill>
                    <a:blip r:embed="rId55">
                      <a:extLst>
                        <a:ext uri="{28A0092B-C50C-407E-A947-70E740481C1C}">
                          <a14:useLocalDpi xmlns:a14="http://schemas.microsoft.com/office/drawing/2010/main" val="0"/>
                        </a:ext>
                      </a:extLst>
                    </a:blip>
                    <a:stretch>
                      <a:fillRect/>
                    </a:stretch>
                  </pic:blipFill>
                  <pic:spPr>
                    <a:xfrm>
                      <a:off x="0" y="0"/>
                      <a:ext cx="4257674" cy="4250409"/>
                    </a:xfrm>
                    <a:prstGeom prst="rect">
                      <a:avLst/>
                    </a:prstGeom>
                  </pic:spPr>
                </pic:pic>
              </a:graphicData>
            </a:graphic>
          </wp:inline>
        </w:drawing>
      </w:r>
      <w:r>
        <w:br/>
      </w:r>
      <w:r w:rsidR="00E15331" w:rsidRPr="1C05BF08">
        <w:rPr>
          <w:rFonts w:ascii="Times New Roman" w:eastAsia="標楷體" w:hAnsi="Times New Roman" w:cs="Times New Roman" w:hint="eastAsia"/>
        </w:rPr>
        <w:t>圖</w:t>
      </w:r>
      <w:r w:rsidR="003B4BEF" w:rsidRPr="1C05BF08">
        <w:rPr>
          <w:rFonts w:ascii="Times New Roman" w:eastAsia="標楷體" w:hAnsi="Times New Roman" w:cs="Times New Roman" w:hint="eastAsia"/>
        </w:rPr>
        <w:t>3.</w:t>
      </w:r>
      <w:r w:rsidR="1C05BF08" w:rsidRPr="1C05BF08">
        <w:rPr>
          <w:rFonts w:ascii="Times New Roman" w:eastAsia="標楷體" w:hAnsi="Times New Roman" w:cs="Times New Roman"/>
        </w:rPr>
        <w:t>15</w:t>
      </w:r>
      <w:r w:rsidR="00CD03D4" w:rsidRPr="1C05BF08">
        <w:rPr>
          <w:rFonts w:ascii="Times New Roman" w:eastAsia="標楷體" w:hAnsi="Times New Roman" w:cs="Times New Roman"/>
        </w:rPr>
        <w:t xml:space="preserve"> </w:t>
      </w:r>
      <w:r w:rsidR="00CD03D4" w:rsidRPr="1C05BF08">
        <w:rPr>
          <w:rFonts w:ascii="Times New Roman" w:eastAsia="標楷體" w:hAnsi="Times New Roman" w:cs="Times New Roman"/>
        </w:rPr>
        <w:t>保單輸入</w:t>
      </w:r>
      <w:r w:rsidR="00BD3CE9" w:rsidRPr="1C05BF08">
        <w:rPr>
          <w:rFonts w:ascii="Times New Roman" w:eastAsia="標楷體" w:hAnsi="Times New Roman" w:cs="Times New Roman" w:hint="eastAsia"/>
        </w:rPr>
        <w:t>介面</w:t>
      </w:r>
      <w:bookmarkEnd w:id="115"/>
      <w:r w:rsidR="001F0B45">
        <w:br w:type="page"/>
      </w:r>
    </w:p>
    <w:p w14:paraId="6B777E5C" w14:textId="680AD064" w:rsidR="009C419A" w:rsidRPr="003E5A1E" w:rsidRDefault="009C419A" w:rsidP="009C419A">
      <w:pPr>
        <w:pStyle w:val="a3"/>
        <w:spacing w:beforeLines="50" w:before="180" w:afterLines="50" w:after="180"/>
        <w:ind w:leftChars="0"/>
        <w:outlineLvl w:val="0"/>
        <w:rPr>
          <w:rFonts w:ascii="Times New Roman" w:eastAsia="標楷體" w:hAnsi="Times New Roman" w:cs="Times New Roman"/>
          <w:b/>
        </w:rPr>
      </w:pPr>
      <w:bookmarkStart w:id="116" w:name="_Toc1366374322"/>
      <w:bookmarkStart w:id="117" w:name="_Toc184000933"/>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w:t>
      </w:r>
      <w:r w:rsidR="00262459">
        <w:rPr>
          <w:rFonts w:ascii="Times New Roman" w:eastAsia="標楷體" w:hAnsi="Times New Roman" w:cs="Times New Roman" w:hint="eastAsia"/>
          <w:b/>
        </w:rPr>
        <w:t>1.1</w:t>
      </w:r>
      <w:r>
        <w:rPr>
          <w:rFonts w:ascii="Times New Roman" w:eastAsia="標楷體" w:hAnsi="Times New Roman" w:cs="Times New Roman" w:hint="eastAsia"/>
          <w:b/>
        </w:rPr>
        <w:t>保單</w:t>
      </w:r>
      <w:r w:rsidR="00262459">
        <w:rPr>
          <w:rFonts w:ascii="Times New Roman" w:eastAsia="標楷體" w:hAnsi="Times New Roman" w:cs="Times New Roman" w:hint="eastAsia"/>
          <w:b/>
        </w:rPr>
        <w:t>列表</w:t>
      </w:r>
      <w:bookmarkEnd w:id="116"/>
      <w:bookmarkEnd w:id="117"/>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3253"/>
        <w:gridCol w:w="1127"/>
        <w:gridCol w:w="1991"/>
        <w:gridCol w:w="2268"/>
      </w:tblGrid>
      <w:tr w:rsidR="15F0A570" w14:paraId="1AAF8806" w14:textId="77777777" w:rsidTr="002F78C9">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21254E96" w14:textId="1206998B" w:rsidR="15F0A570" w:rsidRDefault="15F0A570" w:rsidP="15F0A570">
            <w:pPr>
              <w:rPr>
                <w:rFonts w:ascii="Times New Roman" w:eastAsia="Times New Roman" w:hAnsi="Times New Roman" w:cs="Times New Roman"/>
                <w:color w:val="000000" w:themeColor="text1"/>
                <w:szCs w:val="24"/>
              </w:rPr>
            </w:pPr>
            <w:r w:rsidRPr="15F0A570">
              <w:rPr>
                <w:rFonts w:ascii="標楷體" w:eastAsia="標楷體" w:hAnsi="標楷體" w:cs="標楷體"/>
                <w:color w:val="000000" w:themeColor="text1"/>
                <w:szCs w:val="24"/>
              </w:rPr>
              <w:t>表單編號：</w:t>
            </w:r>
            <w:r w:rsidRPr="15F0A570">
              <w:rPr>
                <w:rFonts w:ascii="Times New Roman" w:eastAsia="Times New Roman" w:hAnsi="Times New Roman" w:cs="Times New Roman"/>
                <w:color w:val="000000" w:themeColor="text1"/>
                <w:szCs w:val="24"/>
              </w:rPr>
              <w:t>1.</w:t>
            </w:r>
            <w:r w:rsidR="00262459">
              <w:rPr>
                <w:rFonts w:ascii="Times New Roman" w:hAnsi="Times New Roman" w:cs="Times New Roman" w:hint="eastAsia"/>
                <w:color w:val="000000" w:themeColor="text1"/>
                <w:szCs w:val="24"/>
              </w:rPr>
              <w:t>1.1</w:t>
            </w:r>
          </w:p>
        </w:tc>
      </w:tr>
      <w:tr w:rsidR="15F0A570" w14:paraId="6C9B1DB6" w14:textId="77777777" w:rsidTr="002F78C9">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07E085F3" w14:textId="0A763E10"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功能名稱：保單列表</w:t>
            </w:r>
          </w:p>
        </w:tc>
      </w:tr>
      <w:tr w:rsidR="15F0A570" w14:paraId="00DEC2EE" w14:textId="77777777" w:rsidTr="002F78C9">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744972DE" w14:textId="0B25BE81"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功能說明：查看使用者已儲存之曾購買的保險資料，可進行編輯、刪除、匯出資料、返回輸入等操作。</w:t>
            </w:r>
          </w:p>
        </w:tc>
      </w:tr>
      <w:tr w:rsidR="15F0A570" w14:paraId="63FBB11F" w14:textId="77777777" w:rsidTr="002F78C9">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522CAF50" w14:textId="3C0FE287" w:rsidR="15F0A570" w:rsidRDefault="15F0A570" w:rsidP="15F0A570">
            <w:pPr>
              <w:jc w:val="both"/>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限制條件：一般使用者皆可使用</w:t>
            </w:r>
          </w:p>
        </w:tc>
      </w:tr>
      <w:tr w:rsidR="15F0A570" w14:paraId="4CD5DE60" w14:textId="77777777" w:rsidTr="002F78C9">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67FC2C7F" w14:textId="4DFD3958" w:rsidR="15F0A570" w:rsidRDefault="15F0A570" w:rsidP="15F0A570">
            <w:pPr>
              <w:jc w:val="both"/>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觸發器：點擊「查看輸入資料」按鈕</w:t>
            </w:r>
          </w:p>
        </w:tc>
      </w:tr>
      <w:tr w:rsidR="15F0A570" w14:paraId="1AEC366C" w14:textId="77777777" w:rsidTr="002F78C9">
        <w:trPr>
          <w:trHeight w:val="300"/>
        </w:trPr>
        <w:tc>
          <w:tcPr>
            <w:tcW w:w="4380"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5B9279A3" w14:textId="4A73C9F1"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輸入介面：滑鼠、鍵盤</w:t>
            </w:r>
          </w:p>
        </w:tc>
        <w:tc>
          <w:tcPr>
            <w:tcW w:w="4259"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77035D6B" w14:textId="2D6FDCC8"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輸出介面：螢幕、保單列表頁面</w:t>
            </w:r>
          </w:p>
        </w:tc>
      </w:tr>
      <w:tr w:rsidR="15F0A570" w14:paraId="247ABCE5" w14:textId="77777777" w:rsidTr="001F0B45">
        <w:trPr>
          <w:trHeight w:val="300"/>
        </w:trPr>
        <w:tc>
          <w:tcPr>
            <w:tcW w:w="325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140E73E4" w14:textId="050C5134" w:rsidR="15F0A570" w:rsidRDefault="15F0A570" w:rsidP="001F0B45">
            <w:pPr>
              <w:jc w:val="center"/>
              <w:rPr>
                <w:rFonts w:ascii="Times New Roman" w:eastAsia="Times New Roman" w:hAnsi="Times New Roman" w:cs="Times New Roman"/>
                <w:color w:val="000000" w:themeColor="text1"/>
                <w:szCs w:val="24"/>
              </w:rPr>
            </w:pPr>
            <w:r w:rsidRPr="15F0A570">
              <w:rPr>
                <w:rFonts w:ascii="Times New Roman" w:eastAsia="Times New Roman" w:hAnsi="Times New Roman" w:cs="Times New Roman"/>
                <w:color w:val="000000" w:themeColor="text1"/>
                <w:szCs w:val="24"/>
              </w:rPr>
              <w:t>Input</w:t>
            </w:r>
          </w:p>
        </w:tc>
        <w:tc>
          <w:tcPr>
            <w:tcW w:w="3118"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77627230" w14:textId="55DF3B63" w:rsidR="15F0A570" w:rsidRDefault="15F0A570" w:rsidP="001F0B45">
            <w:pPr>
              <w:jc w:val="center"/>
              <w:rPr>
                <w:rFonts w:ascii="Times New Roman" w:eastAsia="Times New Roman" w:hAnsi="Times New Roman" w:cs="Times New Roman"/>
                <w:color w:val="000000" w:themeColor="text1"/>
                <w:szCs w:val="24"/>
              </w:rPr>
            </w:pPr>
            <w:r w:rsidRPr="15F0A570">
              <w:rPr>
                <w:rFonts w:ascii="Times New Roman" w:eastAsia="Times New Roman" w:hAnsi="Times New Roman" w:cs="Times New Roman"/>
                <w:color w:val="000000" w:themeColor="text1"/>
                <w:szCs w:val="24"/>
              </w:rPr>
              <w:t>Process</w:t>
            </w:r>
          </w:p>
        </w:tc>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5E9640E0" w14:textId="735A1293" w:rsidR="15F0A570" w:rsidRDefault="15F0A570" w:rsidP="001F0B45">
            <w:pPr>
              <w:jc w:val="center"/>
              <w:rPr>
                <w:rFonts w:ascii="Times New Roman" w:eastAsia="Times New Roman" w:hAnsi="Times New Roman" w:cs="Times New Roman"/>
                <w:color w:val="000000" w:themeColor="text1"/>
                <w:szCs w:val="24"/>
              </w:rPr>
            </w:pPr>
            <w:r w:rsidRPr="15F0A570">
              <w:rPr>
                <w:rFonts w:ascii="Times New Roman" w:eastAsia="Times New Roman" w:hAnsi="Times New Roman" w:cs="Times New Roman"/>
                <w:color w:val="000000" w:themeColor="text1"/>
                <w:szCs w:val="24"/>
              </w:rPr>
              <w:t>Output</w:t>
            </w:r>
          </w:p>
        </w:tc>
      </w:tr>
      <w:tr w:rsidR="15F0A570" w14:paraId="0E646062" w14:textId="77777777" w:rsidTr="002F78C9">
        <w:trPr>
          <w:trHeight w:val="300"/>
        </w:trPr>
        <w:tc>
          <w:tcPr>
            <w:tcW w:w="3253"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9D651CF" w14:textId="49A797C8"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點擊「查看輸入資料」按鈕</w:t>
            </w:r>
          </w:p>
        </w:tc>
        <w:tc>
          <w:tcPr>
            <w:tcW w:w="311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3D58870" w14:textId="13837BE9"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讀取頁面</w:t>
            </w:r>
          </w:p>
        </w:tc>
        <w:tc>
          <w:tcPr>
            <w:tcW w:w="226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6542B8" w14:textId="3A2D8941" w:rsidR="15F0A570" w:rsidRDefault="15F0A570" w:rsidP="15F0A570">
            <w:pPr>
              <w:rPr>
                <w:rFonts w:ascii="Times New Roman" w:eastAsia="Times New Roman" w:hAnsi="Times New Roman" w:cs="Times New Roman"/>
                <w:color w:val="000000" w:themeColor="text1"/>
                <w:szCs w:val="24"/>
              </w:rPr>
            </w:pPr>
            <w:r w:rsidRPr="15F0A570">
              <w:rPr>
                <w:rFonts w:ascii="標楷體" w:eastAsia="標楷體" w:hAnsi="標楷體" w:cs="標楷體"/>
                <w:color w:val="000000" w:themeColor="text1"/>
                <w:szCs w:val="24"/>
              </w:rPr>
              <w:t>顯示「保單列表」頁面</w:t>
            </w:r>
            <w:r w:rsidRPr="15F0A570">
              <w:rPr>
                <w:rFonts w:ascii="Times New Roman" w:eastAsia="Times New Roman" w:hAnsi="Times New Roman" w:cs="Times New Roman"/>
                <w:color w:val="000000" w:themeColor="text1"/>
                <w:szCs w:val="24"/>
              </w:rPr>
              <w:t xml:space="preserve"> </w:t>
            </w:r>
          </w:p>
        </w:tc>
      </w:tr>
      <w:tr w:rsidR="15F0A570" w14:paraId="6813ED84" w14:textId="77777777" w:rsidTr="002F78C9">
        <w:trPr>
          <w:trHeight w:val="300"/>
        </w:trPr>
        <w:tc>
          <w:tcPr>
            <w:tcW w:w="3253"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810A8AC" w14:textId="065CDC72"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點擊「編輯」按鈕</w:t>
            </w:r>
          </w:p>
        </w:tc>
        <w:tc>
          <w:tcPr>
            <w:tcW w:w="311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27A3E92" w14:textId="4AD94513"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讀取頁面</w:t>
            </w:r>
          </w:p>
        </w:tc>
        <w:tc>
          <w:tcPr>
            <w:tcW w:w="226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7B7BCA" w14:textId="428747C2" w:rsidR="15F0A570" w:rsidRDefault="15F0A570" w:rsidP="15F0A570">
            <w:pPr>
              <w:tabs>
                <w:tab w:val="left" w:pos="900"/>
                <w:tab w:val="right" w:leader="dot" w:pos="8777"/>
              </w:tabs>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顯示「編輯保單」頁面</w:t>
            </w:r>
          </w:p>
        </w:tc>
      </w:tr>
      <w:tr w:rsidR="15F0A570" w14:paraId="0838E3DD" w14:textId="77777777" w:rsidTr="002F78C9">
        <w:trPr>
          <w:trHeight w:val="300"/>
        </w:trPr>
        <w:tc>
          <w:tcPr>
            <w:tcW w:w="3253"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E6EA043" w14:textId="07E3F5CB"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點擊</w:t>
            </w:r>
            <w:r w:rsidRPr="15F0A570">
              <w:rPr>
                <w:rFonts w:ascii="Times New Roman" w:eastAsia="Times New Roman" w:hAnsi="Times New Roman" w:cs="Times New Roman"/>
                <w:color w:val="000000" w:themeColor="text1"/>
                <w:szCs w:val="24"/>
              </w:rPr>
              <w:t>「</w:t>
            </w:r>
            <w:r w:rsidRPr="15F0A570">
              <w:rPr>
                <w:rFonts w:ascii="標楷體" w:eastAsia="標楷體" w:hAnsi="標楷體" w:cs="標楷體"/>
                <w:color w:val="000000" w:themeColor="text1"/>
                <w:szCs w:val="24"/>
              </w:rPr>
              <w:t>刪除</w:t>
            </w:r>
            <w:r w:rsidRPr="15F0A570">
              <w:rPr>
                <w:rFonts w:ascii="Times New Roman" w:eastAsia="Times New Roman" w:hAnsi="Times New Roman" w:cs="Times New Roman"/>
                <w:color w:val="000000" w:themeColor="text1"/>
                <w:szCs w:val="24"/>
              </w:rPr>
              <w:t>」</w:t>
            </w:r>
            <w:r w:rsidRPr="15F0A570">
              <w:rPr>
                <w:rFonts w:ascii="標楷體" w:eastAsia="標楷體" w:hAnsi="標楷體" w:cs="標楷體"/>
                <w:color w:val="000000" w:themeColor="text1"/>
                <w:szCs w:val="24"/>
              </w:rPr>
              <w:t>按鈕</w:t>
            </w:r>
          </w:p>
        </w:tc>
        <w:tc>
          <w:tcPr>
            <w:tcW w:w="311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3B7125" w14:textId="23630B46"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讀取頁面、清除填寫資料</w:t>
            </w:r>
          </w:p>
        </w:tc>
        <w:tc>
          <w:tcPr>
            <w:tcW w:w="226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E8AF3A" w14:textId="447C41F2" w:rsidR="15F0A570" w:rsidRDefault="15F0A570" w:rsidP="15F0A570">
            <w:pPr>
              <w:tabs>
                <w:tab w:val="left" w:pos="900"/>
                <w:tab w:val="right" w:leader="dot" w:pos="8777"/>
              </w:tabs>
              <w:rPr>
                <w:rFonts w:ascii="Times New Roman" w:eastAsia="Times New Roman" w:hAnsi="Times New Roman" w:cs="Times New Roman"/>
                <w:color w:val="000000" w:themeColor="text1"/>
                <w:szCs w:val="24"/>
              </w:rPr>
            </w:pPr>
            <w:r w:rsidRPr="15F0A570">
              <w:rPr>
                <w:rFonts w:ascii="標楷體" w:eastAsia="標楷體" w:hAnsi="標楷體" w:cs="標楷體"/>
                <w:color w:val="000000" w:themeColor="text1"/>
                <w:szCs w:val="24"/>
              </w:rPr>
              <w:t>在「保單列表」頁面刪除使用者已儲存之</w:t>
            </w:r>
            <w:r w:rsidRPr="15F0A570">
              <w:rPr>
                <w:rFonts w:ascii="Times New Roman" w:eastAsia="Times New Roman" w:hAnsi="Times New Roman" w:cs="Times New Roman"/>
                <w:color w:val="000000" w:themeColor="text1"/>
                <w:szCs w:val="24"/>
              </w:rPr>
              <w:t>「</w:t>
            </w:r>
            <w:r w:rsidRPr="15F0A570">
              <w:rPr>
                <w:rFonts w:ascii="標楷體" w:eastAsia="標楷體" w:hAnsi="標楷體" w:cs="標楷體"/>
                <w:color w:val="000000" w:themeColor="text1"/>
                <w:szCs w:val="24"/>
              </w:rPr>
              <w:t>保單資訊</w:t>
            </w:r>
            <w:r w:rsidRPr="15F0A570">
              <w:rPr>
                <w:rFonts w:ascii="Times New Roman" w:eastAsia="Times New Roman" w:hAnsi="Times New Roman" w:cs="Times New Roman"/>
                <w:color w:val="000000" w:themeColor="text1"/>
                <w:szCs w:val="24"/>
              </w:rPr>
              <w:t>」</w:t>
            </w:r>
          </w:p>
        </w:tc>
      </w:tr>
      <w:tr w:rsidR="15F0A570" w14:paraId="124A88E5" w14:textId="77777777" w:rsidTr="002F78C9">
        <w:trPr>
          <w:trHeight w:val="300"/>
        </w:trPr>
        <w:tc>
          <w:tcPr>
            <w:tcW w:w="3253"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6657B77" w14:textId="64E33CA6"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點擊</w:t>
            </w:r>
            <w:r w:rsidRPr="15F0A570">
              <w:rPr>
                <w:rFonts w:ascii="Times New Roman" w:eastAsia="Times New Roman" w:hAnsi="Times New Roman" w:cs="Times New Roman"/>
                <w:color w:val="000000" w:themeColor="text1"/>
                <w:szCs w:val="24"/>
              </w:rPr>
              <w:t>「</w:t>
            </w:r>
            <w:r w:rsidRPr="15F0A570">
              <w:rPr>
                <w:rFonts w:ascii="標楷體" w:eastAsia="標楷體" w:hAnsi="標楷體" w:cs="標楷體"/>
                <w:color w:val="000000" w:themeColor="text1"/>
                <w:szCs w:val="24"/>
              </w:rPr>
              <w:t>匯出資料</w:t>
            </w:r>
            <w:r w:rsidRPr="15F0A570">
              <w:rPr>
                <w:rFonts w:ascii="Times New Roman" w:eastAsia="Times New Roman" w:hAnsi="Times New Roman" w:cs="Times New Roman"/>
                <w:color w:val="000000" w:themeColor="text1"/>
                <w:szCs w:val="24"/>
              </w:rPr>
              <w:t>」</w:t>
            </w:r>
            <w:r w:rsidRPr="15F0A570">
              <w:rPr>
                <w:rFonts w:ascii="標楷體" w:eastAsia="標楷體" w:hAnsi="標楷體" w:cs="標楷體"/>
                <w:color w:val="000000" w:themeColor="text1"/>
                <w:szCs w:val="24"/>
              </w:rPr>
              <w:t>按鈕</w:t>
            </w:r>
          </w:p>
        </w:tc>
        <w:tc>
          <w:tcPr>
            <w:tcW w:w="311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E765757" w14:textId="387EF7FA"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讀取頁面</w:t>
            </w:r>
          </w:p>
        </w:tc>
        <w:tc>
          <w:tcPr>
            <w:tcW w:w="226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9A2DD84" w14:textId="3B96405F" w:rsidR="15F0A570" w:rsidRDefault="15F0A570" w:rsidP="15F0A570">
            <w:pPr>
              <w:tabs>
                <w:tab w:val="left" w:pos="900"/>
                <w:tab w:val="right" w:leader="dot" w:pos="8777"/>
              </w:tabs>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將所儲存資料轉為</w:t>
            </w:r>
            <w:r w:rsidRPr="15F0A570">
              <w:rPr>
                <w:rFonts w:ascii="Times New Roman" w:eastAsia="Times New Roman" w:hAnsi="Times New Roman" w:cs="Times New Roman"/>
                <w:color w:val="000000" w:themeColor="text1"/>
                <w:szCs w:val="24"/>
              </w:rPr>
              <w:t>txt</w:t>
            </w:r>
            <w:r w:rsidRPr="15F0A570">
              <w:rPr>
                <w:rFonts w:ascii="標楷體" w:eastAsia="標楷體" w:hAnsi="標楷體" w:cs="標楷體"/>
                <w:color w:val="000000" w:themeColor="text1"/>
                <w:szCs w:val="24"/>
              </w:rPr>
              <w:t>檔匯出至用戶本地端</w:t>
            </w:r>
          </w:p>
        </w:tc>
      </w:tr>
      <w:tr w:rsidR="15F0A570" w14:paraId="70F89DD5" w14:textId="77777777" w:rsidTr="002F78C9">
        <w:trPr>
          <w:trHeight w:val="300"/>
        </w:trPr>
        <w:tc>
          <w:tcPr>
            <w:tcW w:w="3253"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06F59F5" w14:textId="5EF5B692"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點擊「返回輸入」按鈕</w:t>
            </w:r>
          </w:p>
        </w:tc>
        <w:tc>
          <w:tcPr>
            <w:tcW w:w="311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DBEBD4E" w14:textId="3FC082B3" w:rsidR="15F0A570" w:rsidRDefault="15F0A570" w:rsidP="15F0A570">
            <w:pPr>
              <w:rPr>
                <w:rFonts w:ascii="標楷體" w:eastAsia="標楷體" w:hAnsi="標楷體" w:cs="標楷體"/>
                <w:color w:val="000000" w:themeColor="text1"/>
                <w:szCs w:val="24"/>
              </w:rPr>
            </w:pPr>
            <w:r w:rsidRPr="15F0A570">
              <w:rPr>
                <w:rFonts w:ascii="標楷體" w:eastAsia="標楷體" w:hAnsi="標楷體" w:cs="標楷體"/>
                <w:color w:val="000000" w:themeColor="text1"/>
                <w:szCs w:val="24"/>
              </w:rPr>
              <w:t>讀取頁面</w:t>
            </w:r>
          </w:p>
        </w:tc>
        <w:tc>
          <w:tcPr>
            <w:tcW w:w="226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857D1EB" w14:textId="11D12F73" w:rsidR="15F0A570" w:rsidRDefault="15F0A570" w:rsidP="15F0A570">
            <w:pPr>
              <w:tabs>
                <w:tab w:val="left" w:pos="900"/>
                <w:tab w:val="right" w:leader="dot" w:pos="8777"/>
              </w:tabs>
              <w:rPr>
                <w:rFonts w:ascii="Times New Roman" w:eastAsia="Times New Roman" w:hAnsi="Times New Roman" w:cs="Times New Roman"/>
                <w:color w:val="000000" w:themeColor="text1"/>
                <w:szCs w:val="24"/>
              </w:rPr>
            </w:pPr>
            <w:r w:rsidRPr="15F0A570">
              <w:rPr>
                <w:rFonts w:ascii="標楷體" w:eastAsia="標楷體" w:hAnsi="標楷體" w:cs="標楷體"/>
                <w:color w:val="000000" w:themeColor="text1"/>
                <w:szCs w:val="24"/>
              </w:rPr>
              <w:t>顯示「保單輸入系統」頁面</w:t>
            </w:r>
          </w:p>
        </w:tc>
      </w:tr>
    </w:tbl>
    <w:p w14:paraId="317FF5DA" w14:textId="3B10B4CC" w:rsidR="00C769B2" w:rsidRDefault="00C769B2" w:rsidP="15F0A570">
      <w:pPr>
        <w:widowControl/>
      </w:pPr>
      <w:r>
        <w:br/>
      </w:r>
      <w:r>
        <w:rPr>
          <w:noProof/>
        </w:rPr>
        <w:drawing>
          <wp:inline distT="0" distB="0" distL="0" distR="0" wp14:anchorId="02B083FE" wp14:editId="45C55ED2">
            <wp:extent cx="5581648" cy="1562100"/>
            <wp:effectExtent l="0" t="0" r="0" b="0"/>
            <wp:docPr id="1898107363" name="圖片 189810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1648" cy="1562100"/>
                    </a:xfrm>
                    <a:prstGeom prst="rect">
                      <a:avLst/>
                    </a:prstGeom>
                  </pic:spPr>
                </pic:pic>
              </a:graphicData>
            </a:graphic>
          </wp:inline>
        </w:drawing>
      </w:r>
    </w:p>
    <w:p w14:paraId="032B2624" w14:textId="6D1758EB" w:rsidR="000869B4" w:rsidRPr="004847E3" w:rsidRDefault="00C5449F" w:rsidP="004847E3">
      <w:pPr>
        <w:jc w:val="center"/>
        <w:outlineLvl w:val="0"/>
        <w:rPr>
          <w:rFonts w:ascii="Times New Roman" w:eastAsia="標楷體" w:hAnsi="Times New Roman" w:cs="Times New Roman"/>
        </w:rPr>
      </w:pPr>
      <w:bookmarkStart w:id="118" w:name="_Toc184000934"/>
      <w:r w:rsidRPr="004847E3">
        <w:rPr>
          <w:rFonts w:ascii="Times New Roman" w:eastAsia="標楷體" w:hAnsi="Times New Roman" w:cs="Times New Roman" w:hint="eastAsia"/>
        </w:rPr>
        <w:t>圖</w:t>
      </w:r>
      <w:r w:rsidRPr="004847E3">
        <w:rPr>
          <w:rFonts w:ascii="Times New Roman" w:eastAsia="標楷體" w:hAnsi="Times New Roman" w:cs="Times New Roman" w:hint="eastAsia"/>
        </w:rPr>
        <w:t>3.</w:t>
      </w:r>
      <w:r w:rsidR="1C05BF08" w:rsidRPr="1C05BF08">
        <w:rPr>
          <w:rFonts w:ascii="Times New Roman" w:eastAsia="標楷體" w:hAnsi="Times New Roman" w:cs="Times New Roman"/>
        </w:rPr>
        <w:t xml:space="preserve">16 </w:t>
      </w:r>
      <w:r w:rsidR="00110516" w:rsidRPr="004847E3">
        <w:rPr>
          <w:rFonts w:ascii="Times New Roman" w:eastAsia="標楷體" w:hAnsi="Times New Roman" w:cs="Times New Roman" w:hint="eastAsia"/>
        </w:rPr>
        <w:t>保單列表</w:t>
      </w:r>
      <w:bookmarkEnd w:id="118"/>
    </w:p>
    <w:p w14:paraId="304222DD" w14:textId="77777777" w:rsidR="000869B4" w:rsidRDefault="000869B4">
      <w:pPr>
        <w:widowControl/>
      </w:pPr>
      <w:r>
        <w:br w:type="page"/>
      </w:r>
    </w:p>
    <w:p w14:paraId="0A39DBCF" w14:textId="3A01F182" w:rsidR="00262459" w:rsidRPr="003E5A1E" w:rsidRDefault="00262459" w:rsidP="00262459">
      <w:pPr>
        <w:pStyle w:val="a3"/>
        <w:spacing w:beforeLines="50" w:before="180" w:afterLines="50" w:after="180"/>
        <w:ind w:leftChars="0"/>
        <w:outlineLvl w:val="0"/>
        <w:rPr>
          <w:rFonts w:ascii="Times New Roman" w:eastAsia="標楷體" w:hAnsi="Times New Roman" w:cs="Times New Roman"/>
          <w:b/>
        </w:rPr>
      </w:pPr>
      <w:bookmarkStart w:id="119" w:name="_Toc148851062"/>
      <w:bookmarkStart w:id="120" w:name="_Toc184000935"/>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1.1.2</w:t>
      </w:r>
      <w:r>
        <w:rPr>
          <w:rFonts w:ascii="Times New Roman" w:eastAsia="標楷體" w:hAnsi="Times New Roman" w:cs="Times New Roman" w:hint="eastAsia"/>
          <w:b/>
        </w:rPr>
        <w:t>編輯保單</w:t>
      </w:r>
      <w:bookmarkEnd w:id="119"/>
      <w:bookmarkEnd w:id="120"/>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111"/>
        <w:gridCol w:w="2126"/>
        <w:gridCol w:w="2111"/>
        <w:gridCol w:w="2111"/>
      </w:tblGrid>
      <w:tr w:rsidR="4A965922" w14:paraId="13BCEFFF" w14:textId="77777777" w:rsidTr="4A96592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4234E93F" w14:textId="37AEC006" w:rsidR="4A965922" w:rsidRDefault="4A965922" w:rsidP="4A965922">
            <w:pPr>
              <w:rPr>
                <w:rFonts w:ascii="Times New Roman" w:eastAsia="Times New Roman" w:hAnsi="Times New Roman" w:cs="Times New Roman"/>
                <w:color w:val="000000" w:themeColor="text1"/>
                <w:szCs w:val="24"/>
              </w:rPr>
            </w:pPr>
            <w:r w:rsidRPr="4A965922">
              <w:rPr>
                <w:rFonts w:ascii="標楷體" w:eastAsia="標楷體" w:hAnsi="標楷體" w:cs="標楷體"/>
                <w:color w:val="000000" w:themeColor="text1"/>
                <w:szCs w:val="24"/>
              </w:rPr>
              <w:t>表單編號：</w:t>
            </w:r>
            <w:r w:rsidRPr="4A965922">
              <w:rPr>
                <w:rFonts w:ascii="Times New Roman" w:eastAsia="Times New Roman" w:hAnsi="Times New Roman" w:cs="Times New Roman"/>
                <w:color w:val="000000" w:themeColor="text1"/>
                <w:szCs w:val="24"/>
              </w:rPr>
              <w:t>1.1.2</w:t>
            </w:r>
          </w:p>
        </w:tc>
      </w:tr>
      <w:tr w:rsidR="4A965922" w14:paraId="3A4FDCE9" w14:textId="77777777" w:rsidTr="4A96592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04A3D0AA" w14:textId="25CB2946" w:rsidR="4A965922" w:rsidRDefault="4A965922" w:rsidP="4A965922">
            <w:pPr>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功能名稱：編輯保單</w:t>
            </w:r>
          </w:p>
        </w:tc>
      </w:tr>
      <w:tr w:rsidR="4A965922" w14:paraId="1B935C65" w14:textId="77777777" w:rsidTr="4A96592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5C127A86" w14:textId="7D5E16C3" w:rsidR="4A965922" w:rsidRDefault="4A965922" w:rsidP="4A965922">
            <w:pPr>
              <w:rPr>
                <w:rFonts w:ascii="Times New Roman" w:eastAsia="Times New Roman" w:hAnsi="Times New Roman" w:cs="Times New Roman"/>
                <w:color w:val="000000" w:themeColor="text1"/>
                <w:szCs w:val="24"/>
              </w:rPr>
            </w:pPr>
            <w:r w:rsidRPr="4A965922">
              <w:rPr>
                <w:rFonts w:ascii="標楷體" w:eastAsia="標楷體" w:hAnsi="標楷體" w:cs="標楷體"/>
                <w:color w:val="000000" w:themeColor="text1"/>
                <w:szCs w:val="24"/>
              </w:rPr>
              <w:t>功能說明：編輯使用者已儲存之曾購買的保險資料，包含保險名稱、醫療</w:t>
            </w:r>
            <w:r w:rsidRPr="4A965922">
              <w:rPr>
                <w:rFonts w:ascii="Times New Roman" w:eastAsia="Times New Roman" w:hAnsi="Times New Roman" w:cs="Times New Roman"/>
                <w:color w:val="000000" w:themeColor="text1"/>
                <w:szCs w:val="24"/>
              </w:rPr>
              <w:t>/</w:t>
            </w:r>
            <w:r w:rsidRPr="4A965922">
              <w:rPr>
                <w:rFonts w:ascii="標楷體" w:eastAsia="標楷體" w:hAnsi="標楷體" w:cs="標楷體"/>
                <w:color w:val="000000" w:themeColor="text1"/>
                <w:szCs w:val="24"/>
              </w:rPr>
              <w:t>年金險、保險總費用、保險年數、保險生效時間、保險結束時間、保單內容、輸入利率、保額等</w:t>
            </w:r>
            <w:r w:rsidRPr="4A965922">
              <w:rPr>
                <w:rFonts w:ascii="Times New Roman" w:eastAsia="Times New Roman" w:hAnsi="Times New Roman" w:cs="Times New Roman"/>
                <w:color w:val="000000" w:themeColor="text1"/>
                <w:szCs w:val="24"/>
              </w:rPr>
              <w:t>。</w:t>
            </w:r>
          </w:p>
        </w:tc>
      </w:tr>
      <w:tr w:rsidR="4A965922" w14:paraId="28858513" w14:textId="77777777" w:rsidTr="4A96592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3E6247E" w14:textId="6F0DD25C" w:rsidR="4A965922" w:rsidRDefault="4A965922" w:rsidP="4A965922">
            <w:pPr>
              <w:jc w:val="both"/>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限制條件：一般使用者皆可使用</w:t>
            </w:r>
          </w:p>
        </w:tc>
      </w:tr>
      <w:tr w:rsidR="4A965922" w14:paraId="0622636B" w14:textId="77777777" w:rsidTr="4A96592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A75F456" w14:textId="390C1264" w:rsidR="4A965922" w:rsidRDefault="4A965922" w:rsidP="4A965922">
            <w:pPr>
              <w:jc w:val="both"/>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觸發器：點擊「編輯」按鈕</w:t>
            </w:r>
          </w:p>
        </w:tc>
      </w:tr>
      <w:tr w:rsidR="4A965922" w14:paraId="2DBB4106" w14:textId="77777777" w:rsidTr="4A965922">
        <w:trPr>
          <w:trHeight w:val="300"/>
        </w:trPr>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ED95A08" w14:textId="65D8E41A" w:rsidR="4A965922" w:rsidRDefault="4A965922" w:rsidP="4A965922">
            <w:pPr>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輸入介面：滑鼠、鍵盤</w:t>
            </w:r>
          </w:p>
        </w:tc>
        <w:tc>
          <w:tcPr>
            <w:tcW w:w="4222"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2D59057A" w14:textId="6091030D" w:rsidR="4A965922" w:rsidRDefault="4A965922" w:rsidP="4A965922">
            <w:pPr>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輸出介面：螢幕、編輯保單頁面</w:t>
            </w:r>
          </w:p>
        </w:tc>
      </w:tr>
      <w:tr w:rsidR="4A965922" w14:paraId="426826D4" w14:textId="77777777" w:rsidTr="000869B4">
        <w:trPr>
          <w:trHeight w:val="300"/>
        </w:trPr>
        <w:tc>
          <w:tcPr>
            <w:tcW w:w="211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340DA8EA" w14:textId="11384395" w:rsidR="4A965922" w:rsidRDefault="4A965922" w:rsidP="000869B4">
            <w:pPr>
              <w:jc w:val="center"/>
              <w:rPr>
                <w:rFonts w:ascii="Times New Roman" w:eastAsia="Times New Roman" w:hAnsi="Times New Roman" w:cs="Times New Roman"/>
                <w:color w:val="000000" w:themeColor="text1"/>
                <w:szCs w:val="24"/>
              </w:rPr>
            </w:pPr>
            <w:r w:rsidRPr="4A965922">
              <w:rPr>
                <w:rFonts w:ascii="Times New Roman" w:eastAsia="Times New Roman" w:hAnsi="Times New Roman" w:cs="Times New Roman"/>
                <w:color w:val="000000" w:themeColor="text1"/>
                <w:szCs w:val="24"/>
              </w:rPr>
              <w:t>Input</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4580913" w14:textId="601CEC85" w:rsidR="4A965922" w:rsidRDefault="4A965922" w:rsidP="000869B4">
            <w:pPr>
              <w:jc w:val="center"/>
              <w:rPr>
                <w:rFonts w:ascii="Times New Roman" w:eastAsia="Times New Roman" w:hAnsi="Times New Roman" w:cs="Times New Roman"/>
                <w:color w:val="000000" w:themeColor="text1"/>
                <w:szCs w:val="24"/>
              </w:rPr>
            </w:pPr>
            <w:r w:rsidRPr="4A965922">
              <w:rPr>
                <w:rFonts w:ascii="Times New Roman" w:eastAsia="Times New Roman" w:hAnsi="Times New Roman" w:cs="Times New Roman"/>
                <w:color w:val="000000" w:themeColor="text1"/>
                <w:szCs w:val="24"/>
              </w:rPr>
              <w:t>Process</w:t>
            </w:r>
          </w:p>
        </w:tc>
        <w:tc>
          <w:tcPr>
            <w:tcW w:w="211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014EA5AA" w14:textId="288B060E" w:rsidR="4A965922" w:rsidRDefault="4A965922" w:rsidP="000869B4">
            <w:pPr>
              <w:jc w:val="center"/>
              <w:rPr>
                <w:rFonts w:ascii="Times New Roman" w:eastAsia="Times New Roman" w:hAnsi="Times New Roman" w:cs="Times New Roman"/>
                <w:color w:val="000000" w:themeColor="text1"/>
                <w:szCs w:val="24"/>
              </w:rPr>
            </w:pPr>
            <w:r w:rsidRPr="4A965922">
              <w:rPr>
                <w:rFonts w:ascii="Times New Roman" w:eastAsia="Times New Roman" w:hAnsi="Times New Roman" w:cs="Times New Roman"/>
                <w:color w:val="000000" w:themeColor="text1"/>
                <w:szCs w:val="24"/>
              </w:rPr>
              <w:t>Output</w:t>
            </w:r>
          </w:p>
        </w:tc>
      </w:tr>
      <w:tr w:rsidR="4A965922" w14:paraId="23D8FE98" w14:textId="77777777" w:rsidTr="4A965922">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7404EE" w14:textId="4CCBB8D1" w:rsidR="4A965922" w:rsidRDefault="4A965922" w:rsidP="4A965922">
            <w:pPr>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點擊「編輯」按鈕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0B5204" w14:textId="16731755" w:rsidR="4A965922" w:rsidRDefault="4A965922" w:rsidP="4A965922">
            <w:pPr>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讀取頁面</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B520EA" w14:textId="5FF249BA" w:rsidR="4A965922" w:rsidRDefault="4A965922" w:rsidP="4A965922">
            <w:pPr>
              <w:rPr>
                <w:rFonts w:ascii="Times New Roman" w:eastAsia="Times New Roman" w:hAnsi="Times New Roman" w:cs="Times New Roman"/>
                <w:color w:val="000000" w:themeColor="text1"/>
                <w:szCs w:val="24"/>
              </w:rPr>
            </w:pPr>
            <w:r w:rsidRPr="4A965922">
              <w:rPr>
                <w:rFonts w:ascii="標楷體" w:eastAsia="標楷體" w:hAnsi="標楷體" w:cs="標楷體"/>
                <w:color w:val="000000" w:themeColor="text1"/>
                <w:szCs w:val="24"/>
              </w:rPr>
              <w:t>顯示「編輯保單」頁面</w:t>
            </w:r>
            <w:r w:rsidRPr="4A965922">
              <w:rPr>
                <w:rFonts w:ascii="Times New Roman" w:eastAsia="Times New Roman" w:hAnsi="Times New Roman" w:cs="Times New Roman"/>
                <w:color w:val="000000" w:themeColor="text1"/>
                <w:szCs w:val="24"/>
              </w:rPr>
              <w:t xml:space="preserve"> </w:t>
            </w:r>
          </w:p>
        </w:tc>
      </w:tr>
      <w:tr w:rsidR="4A965922" w14:paraId="4D372E59" w14:textId="77777777" w:rsidTr="4A965922">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C4DA58" w14:textId="3B959B39" w:rsidR="4A965922" w:rsidRDefault="4A965922" w:rsidP="4A965922">
            <w:pPr>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在各欄位輸入資料後，點擊「更新保單」按鈕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B5471E" w14:textId="0BC965B6" w:rsidR="4A965922" w:rsidRDefault="4A965922" w:rsidP="4A965922">
            <w:pPr>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讀取頁面、儲存資料</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D16130" w14:textId="6149C318" w:rsidR="4A965922" w:rsidRDefault="4A965922" w:rsidP="4A965922">
            <w:pPr>
              <w:tabs>
                <w:tab w:val="left" w:pos="900"/>
                <w:tab w:val="right" w:leader="dot" w:pos="8777"/>
              </w:tabs>
              <w:rPr>
                <w:rFonts w:ascii="標楷體" w:eastAsia="標楷體" w:hAnsi="標楷體" w:cs="標楷體"/>
                <w:color w:val="000000" w:themeColor="text1"/>
                <w:szCs w:val="24"/>
              </w:rPr>
            </w:pPr>
            <w:r w:rsidRPr="4A965922">
              <w:rPr>
                <w:rFonts w:ascii="標楷體" w:eastAsia="標楷體" w:hAnsi="標楷體" w:cs="標楷體"/>
                <w:color w:val="000000" w:themeColor="text1"/>
                <w:szCs w:val="24"/>
              </w:rPr>
              <w:t>儲存使用者所輸入更改之資料至系統資料庫</w:t>
            </w:r>
            <w:r w:rsidRPr="4A965922">
              <w:rPr>
                <w:rFonts w:ascii="Times New Roman" w:eastAsia="Times New Roman" w:hAnsi="Times New Roman" w:cs="Times New Roman"/>
                <w:color w:val="000000" w:themeColor="text1"/>
                <w:szCs w:val="24"/>
              </w:rPr>
              <w:t xml:space="preserve"> </w:t>
            </w:r>
            <w:r w:rsidRPr="4A965922">
              <w:rPr>
                <w:rFonts w:ascii="標楷體" w:eastAsia="標楷體" w:hAnsi="標楷體" w:cs="標楷體"/>
                <w:color w:val="000000" w:themeColor="text1"/>
                <w:szCs w:val="24"/>
              </w:rPr>
              <w:t>，並顯示</w:t>
            </w:r>
            <w:r w:rsidRPr="4A965922">
              <w:rPr>
                <w:rFonts w:ascii="Times New Roman" w:eastAsia="Times New Roman" w:hAnsi="Times New Roman" w:cs="Times New Roman"/>
                <w:color w:val="000000" w:themeColor="text1"/>
                <w:szCs w:val="24"/>
              </w:rPr>
              <w:t>「</w:t>
            </w:r>
            <w:r w:rsidRPr="4A965922">
              <w:rPr>
                <w:rFonts w:ascii="標楷體" w:eastAsia="標楷體" w:hAnsi="標楷體" w:cs="標楷體"/>
                <w:color w:val="000000" w:themeColor="text1"/>
                <w:szCs w:val="24"/>
              </w:rPr>
              <w:t>保單列表」頁面</w:t>
            </w:r>
          </w:p>
        </w:tc>
      </w:tr>
    </w:tbl>
    <w:p w14:paraId="6BA373F6" w14:textId="1966F56A" w:rsidR="00C769B2" w:rsidRDefault="00C769B2" w:rsidP="61EB197C">
      <w:pPr>
        <w:widowControl/>
      </w:pPr>
      <w:r>
        <w:rPr>
          <w:noProof/>
        </w:rPr>
        <w:drawing>
          <wp:inline distT="0" distB="0" distL="0" distR="0" wp14:anchorId="265DE5F2" wp14:editId="7B0E3E1F">
            <wp:extent cx="5572125" cy="4200525"/>
            <wp:effectExtent l="0" t="0" r="0" b="0"/>
            <wp:docPr id="500495054" name="圖片 50049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00495054"/>
                    <pic:cNvPicPr/>
                  </pic:nvPicPr>
                  <pic:blipFill>
                    <a:blip r:embed="rId57">
                      <a:extLst>
                        <a:ext uri="{28A0092B-C50C-407E-A947-70E740481C1C}">
                          <a14:useLocalDpi xmlns:a14="http://schemas.microsoft.com/office/drawing/2010/main" val="0"/>
                        </a:ext>
                      </a:extLst>
                    </a:blip>
                    <a:stretch>
                      <a:fillRect/>
                    </a:stretch>
                  </pic:blipFill>
                  <pic:spPr>
                    <a:xfrm>
                      <a:off x="0" y="0"/>
                      <a:ext cx="5572125" cy="4200525"/>
                    </a:xfrm>
                    <a:prstGeom prst="rect">
                      <a:avLst/>
                    </a:prstGeom>
                  </pic:spPr>
                </pic:pic>
              </a:graphicData>
            </a:graphic>
          </wp:inline>
        </w:drawing>
      </w:r>
    </w:p>
    <w:p w14:paraId="0FB2A28D" w14:textId="6C6675F0" w:rsidR="12F61EED" w:rsidRDefault="12F61EED" w:rsidP="12F61EED">
      <w:pPr>
        <w:widowControl/>
      </w:pPr>
    </w:p>
    <w:p w14:paraId="45E9F869" w14:textId="135A207F" w:rsidR="00BE08B4" w:rsidRPr="00AC72E7" w:rsidRDefault="00BE08B4" w:rsidP="00AC72E7">
      <w:pPr>
        <w:jc w:val="center"/>
        <w:outlineLvl w:val="0"/>
        <w:rPr>
          <w:rFonts w:ascii="Times New Roman" w:eastAsia="標楷體" w:hAnsi="Times New Roman" w:cs="Times New Roman"/>
        </w:rPr>
      </w:pPr>
      <w:bookmarkStart w:id="121" w:name="_Toc184000936"/>
      <w:r w:rsidRPr="00AC72E7">
        <w:rPr>
          <w:rFonts w:ascii="Times New Roman" w:eastAsia="標楷體" w:hAnsi="Times New Roman" w:cs="Times New Roman" w:hint="eastAsia"/>
        </w:rPr>
        <w:t>圖</w:t>
      </w:r>
      <w:r w:rsidRPr="00AC72E7">
        <w:rPr>
          <w:rFonts w:ascii="Times New Roman" w:eastAsia="標楷體" w:hAnsi="Times New Roman" w:cs="Times New Roman" w:hint="eastAsia"/>
        </w:rPr>
        <w:t>3.</w:t>
      </w:r>
      <w:r w:rsidR="12F61EED" w:rsidRPr="12F61EED">
        <w:rPr>
          <w:rFonts w:ascii="Times New Roman" w:eastAsia="標楷體" w:hAnsi="Times New Roman" w:cs="Times New Roman"/>
        </w:rPr>
        <w:t xml:space="preserve">17 </w:t>
      </w:r>
      <w:r w:rsidRPr="00AC72E7">
        <w:rPr>
          <w:rFonts w:ascii="Times New Roman" w:eastAsia="標楷體" w:hAnsi="Times New Roman" w:cs="Times New Roman" w:hint="eastAsia"/>
        </w:rPr>
        <w:t>編輯保單</w:t>
      </w:r>
      <w:bookmarkEnd w:id="121"/>
    </w:p>
    <w:p w14:paraId="24252A3B" w14:textId="0823C2ED" w:rsidR="00232D83" w:rsidRPr="003E5A1E" w:rsidRDefault="00232D83" w:rsidP="009D2C30">
      <w:pPr>
        <w:pStyle w:val="a3"/>
        <w:spacing w:beforeLines="50" w:before="180" w:afterLines="50" w:after="180"/>
        <w:ind w:leftChars="0"/>
        <w:outlineLvl w:val="0"/>
        <w:rPr>
          <w:rFonts w:ascii="Times New Roman" w:eastAsia="標楷體" w:hAnsi="Times New Roman" w:cs="Times New Roman"/>
          <w:b/>
        </w:rPr>
      </w:pPr>
      <w:bookmarkStart w:id="122" w:name="_Toc332163495"/>
      <w:bookmarkStart w:id="123" w:name="_Toc184000937"/>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w:t>
      </w:r>
      <w:r w:rsidR="00262459">
        <w:rPr>
          <w:rFonts w:ascii="Times New Roman" w:eastAsia="標楷體" w:hAnsi="Times New Roman" w:cs="Times New Roman" w:hint="eastAsia"/>
          <w:b/>
        </w:rPr>
        <w:t>2</w:t>
      </w:r>
      <w:r w:rsidR="00212E34">
        <w:rPr>
          <w:rFonts w:ascii="Times New Roman" w:eastAsia="標楷體" w:hAnsi="Times New Roman" w:cs="Times New Roman" w:hint="eastAsia"/>
          <w:b/>
        </w:rPr>
        <w:t>股票資料輸入</w:t>
      </w:r>
      <w:bookmarkEnd w:id="122"/>
      <w:bookmarkEnd w:id="123"/>
    </w:p>
    <w:tbl>
      <w:tblPr>
        <w:tblW w:w="9206"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116"/>
        <w:gridCol w:w="1424"/>
        <w:gridCol w:w="1417"/>
        <w:gridCol w:w="1416"/>
        <w:gridCol w:w="1417"/>
        <w:gridCol w:w="1416"/>
      </w:tblGrid>
      <w:tr w:rsidR="61EB197C" w14:paraId="50052FBD" w14:textId="77777777" w:rsidTr="00930EB6">
        <w:trPr>
          <w:trHeight w:val="300"/>
        </w:trPr>
        <w:tc>
          <w:tcPr>
            <w:tcW w:w="9168" w:type="dxa"/>
            <w:gridSpan w:val="6"/>
            <w:tcBorders>
              <w:top w:val="single" w:sz="6" w:space="0" w:color="auto"/>
              <w:left w:val="single" w:sz="6" w:space="0" w:color="auto"/>
              <w:bottom w:val="single" w:sz="6" w:space="0" w:color="auto"/>
              <w:right w:val="single" w:sz="6" w:space="0" w:color="auto"/>
            </w:tcBorders>
            <w:tcMar>
              <w:left w:w="105" w:type="dxa"/>
              <w:right w:w="105" w:type="dxa"/>
            </w:tcMar>
          </w:tcPr>
          <w:p w14:paraId="1977FF38" w14:textId="7CFB366E" w:rsidR="61EB197C" w:rsidRDefault="61EB197C" w:rsidP="61EB197C">
            <w:pPr>
              <w:rPr>
                <w:rFonts w:ascii="Times New Roman" w:eastAsia="Times New Roman" w:hAnsi="Times New Roman" w:cs="Times New Roman"/>
                <w:color w:val="000000" w:themeColor="text1"/>
                <w:szCs w:val="24"/>
              </w:rPr>
            </w:pPr>
            <w:r w:rsidRPr="61EB197C">
              <w:rPr>
                <w:rFonts w:ascii="標楷體" w:eastAsia="標楷體" w:hAnsi="標楷體" w:cs="標楷體"/>
                <w:color w:val="000000" w:themeColor="text1"/>
                <w:szCs w:val="24"/>
              </w:rPr>
              <w:t>表單編號：</w:t>
            </w:r>
            <w:r w:rsidRPr="61EB197C">
              <w:rPr>
                <w:rFonts w:ascii="Times New Roman" w:eastAsia="Times New Roman" w:hAnsi="Times New Roman" w:cs="Times New Roman"/>
                <w:color w:val="000000" w:themeColor="text1"/>
                <w:szCs w:val="24"/>
              </w:rPr>
              <w:t>1.2</w:t>
            </w:r>
          </w:p>
        </w:tc>
      </w:tr>
      <w:tr w:rsidR="61EB197C" w14:paraId="1A798C5F" w14:textId="77777777" w:rsidTr="00930EB6">
        <w:trPr>
          <w:trHeight w:val="300"/>
        </w:trPr>
        <w:tc>
          <w:tcPr>
            <w:tcW w:w="9168" w:type="dxa"/>
            <w:gridSpan w:val="6"/>
            <w:tcBorders>
              <w:top w:val="single" w:sz="6" w:space="0" w:color="auto"/>
              <w:left w:val="single" w:sz="6" w:space="0" w:color="auto"/>
              <w:bottom w:val="single" w:sz="6" w:space="0" w:color="auto"/>
              <w:right w:val="single" w:sz="6" w:space="0" w:color="auto"/>
            </w:tcBorders>
            <w:tcMar>
              <w:left w:w="105" w:type="dxa"/>
              <w:right w:w="105" w:type="dxa"/>
            </w:tcMar>
          </w:tcPr>
          <w:p w14:paraId="0855149F" w14:textId="20ABEFEA" w:rsidR="61EB197C" w:rsidRDefault="61EB197C" w:rsidP="61EB197C">
            <w:pPr>
              <w:rPr>
                <w:rFonts w:ascii="標楷體" w:eastAsia="標楷體" w:hAnsi="標楷體" w:cs="標楷體"/>
                <w:color w:val="000000" w:themeColor="text1"/>
                <w:szCs w:val="24"/>
              </w:rPr>
            </w:pPr>
            <w:r w:rsidRPr="61EB197C">
              <w:rPr>
                <w:rFonts w:ascii="標楷體" w:eastAsia="標楷體" w:hAnsi="標楷體" w:cs="標楷體"/>
                <w:color w:val="000000" w:themeColor="text1"/>
                <w:szCs w:val="24"/>
              </w:rPr>
              <w:t>功能名稱：股票資料輸入</w:t>
            </w:r>
          </w:p>
        </w:tc>
      </w:tr>
      <w:tr w:rsidR="61EB197C" w14:paraId="3426C3FD" w14:textId="77777777" w:rsidTr="00930EB6">
        <w:trPr>
          <w:trHeight w:val="300"/>
        </w:trPr>
        <w:tc>
          <w:tcPr>
            <w:tcW w:w="9168" w:type="dxa"/>
            <w:gridSpan w:val="6"/>
            <w:tcBorders>
              <w:top w:val="single" w:sz="6" w:space="0" w:color="auto"/>
              <w:left w:val="single" w:sz="6" w:space="0" w:color="auto"/>
              <w:bottom w:val="single" w:sz="6" w:space="0" w:color="auto"/>
              <w:right w:val="single" w:sz="6" w:space="0" w:color="auto"/>
            </w:tcBorders>
            <w:tcMar>
              <w:left w:w="105" w:type="dxa"/>
              <w:right w:w="105" w:type="dxa"/>
            </w:tcMar>
          </w:tcPr>
          <w:p w14:paraId="2199941F" w14:textId="38870101" w:rsidR="61EB197C" w:rsidRDefault="61EB197C" w:rsidP="61EB197C">
            <w:pPr>
              <w:rPr>
                <w:rFonts w:ascii="標楷體" w:eastAsia="標楷體" w:hAnsi="標楷體" w:cs="標楷體"/>
                <w:color w:val="000000" w:themeColor="text1"/>
                <w:szCs w:val="24"/>
              </w:rPr>
            </w:pPr>
            <w:r w:rsidRPr="61EB197C">
              <w:rPr>
                <w:rFonts w:ascii="標楷體" w:eastAsia="標楷體" w:hAnsi="標楷體" w:cs="標楷體"/>
                <w:color w:val="000000" w:themeColor="text1"/>
                <w:szCs w:val="24"/>
              </w:rPr>
              <w:t>功能說明：輸入使用者曾購買的股票名稱及代碼</w:t>
            </w:r>
            <w:r w:rsidRPr="61EB197C">
              <w:rPr>
                <w:rFonts w:ascii="Times New Roman" w:eastAsia="Times New Roman" w:hAnsi="Times New Roman" w:cs="Times New Roman"/>
                <w:color w:val="000000" w:themeColor="text1"/>
                <w:szCs w:val="24"/>
              </w:rPr>
              <w:t>、</w:t>
            </w:r>
            <w:r w:rsidRPr="61EB197C">
              <w:rPr>
                <w:rFonts w:ascii="標楷體" w:eastAsia="標楷體" w:hAnsi="標楷體" w:cs="標楷體"/>
                <w:color w:val="000000" w:themeColor="text1"/>
                <w:szCs w:val="24"/>
              </w:rPr>
              <w:t>時間</w:t>
            </w:r>
            <w:r w:rsidRPr="61EB197C">
              <w:rPr>
                <w:rFonts w:ascii="Times New Roman" w:eastAsia="Times New Roman" w:hAnsi="Times New Roman" w:cs="Times New Roman"/>
                <w:color w:val="000000" w:themeColor="text1"/>
                <w:szCs w:val="24"/>
              </w:rPr>
              <w:t>、</w:t>
            </w:r>
            <w:r w:rsidRPr="61EB197C">
              <w:rPr>
                <w:rFonts w:ascii="標楷體" w:eastAsia="標楷體" w:hAnsi="標楷體" w:cs="標楷體"/>
                <w:color w:val="000000" w:themeColor="text1"/>
                <w:szCs w:val="24"/>
              </w:rPr>
              <w:t>張數、交易類型、價格</w:t>
            </w:r>
            <w:r w:rsidRPr="61EB197C">
              <w:rPr>
                <w:rFonts w:ascii="Times New Roman" w:eastAsia="Times New Roman" w:hAnsi="Times New Roman" w:cs="Times New Roman"/>
                <w:color w:val="000000" w:themeColor="text1"/>
                <w:szCs w:val="24"/>
              </w:rPr>
              <w:t>、</w:t>
            </w:r>
            <w:r w:rsidRPr="61EB197C">
              <w:rPr>
                <w:rFonts w:ascii="標楷體" w:eastAsia="標楷體" w:hAnsi="標楷體" w:cs="標楷體"/>
                <w:color w:val="000000" w:themeColor="text1"/>
                <w:szCs w:val="24"/>
              </w:rPr>
              <w:t>每股配息金額（可自動填入）</w:t>
            </w:r>
            <w:r w:rsidRPr="61EB197C">
              <w:rPr>
                <w:rFonts w:ascii="Times New Roman" w:eastAsia="Times New Roman" w:hAnsi="Times New Roman" w:cs="Times New Roman"/>
                <w:color w:val="000000" w:themeColor="text1"/>
                <w:szCs w:val="24"/>
              </w:rPr>
              <w:t>、</w:t>
            </w:r>
            <w:r w:rsidRPr="61EB197C">
              <w:rPr>
                <w:rFonts w:ascii="標楷體" w:eastAsia="標楷體" w:hAnsi="標楷體" w:cs="標楷體"/>
                <w:color w:val="000000" w:themeColor="text1"/>
                <w:szCs w:val="24"/>
              </w:rPr>
              <w:t>提交資料。</w:t>
            </w:r>
          </w:p>
        </w:tc>
      </w:tr>
      <w:tr w:rsidR="61EB197C" w14:paraId="1B58C36A" w14:textId="77777777" w:rsidTr="00930EB6">
        <w:trPr>
          <w:trHeight w:val="300"/>
        </w:trPr>
        <w:tc>
          <w:tcPr>
            <w:tcW w:w="9168" w:type="dxa"/>
            <w:gridSpan w:val="6"/>
            <w:tcBorders>
              <w:top w:val="single" w:sz="6" w:space="0" w:color="auto"/>
              <w:left w:val="single" w:sz="6" w:space="0" w:color="auto"/>
              <w:bottom w:val="single" w:sz="6" w:space="0" w:color="auto"/>
              <w:right w:val="single" w:sz="6" w:space="0" w:color="auto"/>
            </w:tcBorders>
            <w:tcMar>
              <w:left w:w="105" w:type="dxa"/>
              <w:right w:w="105" w:type="dxa"/>
            </w:tcMar>
          </w:tcPr>
          <w:p w14:paraId="0420B295" w14:textId="67932E80" w:rsidR="61EB197C" w:rsidRDefault="61EB197C" w:rsidP="61EB197C">
            <w:pPr>
              <w:jc w:val="both"/>
              <w:rPr>
                <w:rFonts w:ascii="標楷體" w:eastAsia="標楷體" w:hAnsi="標楷體" w:cs="標楷體"/>
                <w:color w:val="000000" w:themeColor="text1"/>
                <w:szCs w:val="24"/>
              </w:rPr>
            </w:pPr>
            <w:r w:rsidRPr="61EB197C">
              <w:rPr>
                <w:rFonts w:ascii="標楷體" w:eastAsia="標楷體" w:hAnsi="標楷體" w:cs="標楷體"/>
                <w:color w:val="000000" w:themeColor="text1"/>
                <w:szCs w:val="24"/>
              </w:rPr>
              <w:t>限制條件：一般使用者皆可使用</w:t>
            </w:r>
          </w:p>
        </w:tc>
      </w:tr>
      <w:tr w:rsidR="61EB197C" w14:paraId="0450DA57" w14:textId="77777777" w:rsidTr="00930EB6">
        <w:trPr>
          <w:trHeight w:val="300"/>
        </w:trPr>
        <w:tc>
          <w:tcPr>
            <w:tcW w:w="9168" w:type="dxa"/>
            <w:gridSpan w:val="6"/>
            <w:tcBorders>
              <w:top w:val="single" w:sz="6" w:space="0" w:color="auto"/>
              <w:left w:val="single" w:sz="6" w:space="0" w:color="auto"/>
              <w:bottom w:val="single" w:sz="6" w:space="0" w:color="auto"/>
              <w:right w:val="single" w:sz="6" w:space="0" w:color="auto"/>
            </w:tcBorders>
            <w:tcMar>
              <w:left w:w="105" w:type="dxa"/>
              <w:right w:w="105" w:type="dxa"/>
            </w:tcMar>
          </w:tcPr>
          <w:p w14:paraId="2E216B84" w14:textId="68C4257B" w:rsidR="61EB197C" w:rsidRDefault="61EB197C" w:rsidP="61EB197C">
            <w:pPr>
              <w:jc w:val="both"/>
              <w:rPr>
                <w:rFonts w:ascii="Times New Roman" w:eastAsia="Times New Roman" w:hAnsi="Times New Roman" w:cs="Times New Roman"/>
                <w:color w:val="000000" w:themeColor="text1"/>
                <w:szCs w:val="24"/>
              </w:rPr>
            </w:pPr>
            <w:r w:rsidRPr="61EB197C">
              <w:rPr>
                <w:rFonts w:ascii="標楷體" w:eastAsia="標楷體" w:hAnsi="標楷體" w:cs="標楷體"/>
                <w:color w:val="000000" w:themeColor="text1"/>
                <w:szCs w:val="24"/>
              </w:rPr>
              <w:t>觸發器：在命令提示字元系統</w:t>
            </w:r>
            <w:r w:rsidRPr="61EB197C">
              <w:rPr>
                <w:rFonts w:ascii="Times New Roman" w:eastAsia="Times New Roman" w:hAnsi="Times New Roman" w:cs="Times New Roman"/>
                <w:color w:val="000000" w:themeColor="text1"/>
                <w:szCs w:val="24"/>
              </w:rPr>
              <w:t>(CMD)</w:t>
            </w:r>
            <w:r w:rsidRPr="61EB197C">
              <w:rPr>
                <w:rFonts w:ascii="標楷體" w:eastAsia="標楷體" w:hAnsi="標楷體" w:cs="標楷體"/>
                <w:color w:val="000000" w:themeColor="text1"/>
                <w:szCs w:val="24"/>
              </w:rPr>
              <w:t>輸入執行碼開啟本系統，並在瀏覽器輸入網址</w:t>
            </w:r>
            <w:r w:rsidRPr="61EB197C">
              <w:rPr>
                <w:rFonts w:ascii="Calibri" w:eastAsia="Calibri" w:hAnsi="Calibri" w:cs="Calibri"/>
                <w:color w:val="000000" w:themeColor="text1"/>
                <w:szCs w:val="24"/>
              </w:rPr>
              <w:t xml:space="preserve"> </w:t>
            </w:r>
            <w:r w:rsidRPr="61EB197C">
              <w:rPr>
                <w:rFonts w:ascii="Times New Roman" w:eastAsia="Times New Roman" w:hAnsi="Times New Roman" w:cs="Times New Roman"/>
                <w:color w:val="000000" w:themeColor="text1"/>
                <w:szCs w:val="24"/>
              </w:rPr>
              <w:t>127.0.0.1:5000</w:t>
            </w:r>
          </w:p>
        </w:tc>
      </w:tr>
      <w:tr w:rsidR="61EB197C" w14:paraId="06FE5534" w14:textId="77777777" w:rsidTr="00930EB6">
        <w:trPr>
          <w:trHeight w:val="300"/>
        </w:trPr>
        <w:tc>
          <w:tcPr>
            <w:tcW w:w="4954"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61ABA263" w14:textId="1042C89A" w:rsidR="61EB197C" w:rsidRDefault="61EB197C" w:rsidP="61EB197C">
            <w:pPr>
              <w:rPr>
                <w:rFonts w:ascii="標楷體" w:eastAsia="標楷體" w:hAnsi="標楷體" w:cs="標楷體"/>
                <w:color w:val="000000" w:themeColor="text1"/>
                <w:szCs w:val="24"/>
              </w:rPr>
            </w:pPr>
            <w:r w:rsidRPr="61EB197C">
              <w:rPr>
                <w:rFonts w:ascii="標楷體" w:eastAsia="標楷體" w:hAnsi="標楷體" w:cs="標楷體"/>
                <w:color w:val="000000" w:themeColor="text1"/>
                <w:szCs w:val="24"/>
              </w:rPr>
              <w:t>輸入介面：滑鼠、鍵盤</w:t>
            </w:r>
          </w:p>
        </w:tc>
        <w:tc>
          <w:tcPr>
            <w:tcW w:w="4214"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5A932D9B" w14:textId="52594010" w:rsidR="61EB197C" w:rsidRDefault="61EB197C" w:rsidP="61EB197C">
            <w:pPr>
              <w:rPr>
                <w:rFonts w:ascii="標楷體" w:eastAsia="標楷體" w:hAnsi="標楷體" w:cs="標楷體"/>
                <w:color w:val="000000" w:themeColor="text1"/>
                <w:szCs w:val="24"/>
              </w:rPr>
            </w:pPr>
            <w:r w:rsidRPr="61EB197C">
              <w:rPr>
                <w:rFonts w:ascii="標楷體" w:eastAsia="標楷體" w:hAnsi="標楷體" w:cs="標楷體"/>
                <w:color w:val="000000" w:themeColor="text1"/>
                <w:szCs w:val="24"/>
              </w:rPr>
              <w:t>輸出介面：螢幕、股票資料輸入頁面</w:t>
            </w:r>
          </w:p>
        </w:tc>
      </w:tr>
      <w:tr w:rsidR="61EB197C" w14:paraId="58CBC6B5" w14:textId="77777777" w:rsidTr="00930EB6">
        <w:trPr>
          <w:trHeight w:val="300"/>
        </w:trPr>
        <w:tc>
          <w:tcPr>
            <w:tcW w:w="211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2FB532D3" w14:textId="2E7B1234" w:rsidR="61EB197C" w:rsidRDefault="61EB197C" w:rsidP="000869B4">
            <w:pPr>
              <w:jc w:val="center"/>
              <w:rPr>
                <w:rFonts w:ascii="Times New Roman" w:eastAsia="Times New Roman" w:hAnsi="Times New Roman" w:cs="Times New Roman"/>
                <w:color w:val="000000" w:themeColor="text1"/>
                <w:szCs w:val="24"/>
              </w:rPr>
            </w:pPr>
            <w:r w:rsidRPr="61EB197C">
              <w:rPr>
                <w:rFonts w:ascii="Times New Roman" w:eastAsia="Times New Roman" w:hAnsi="Times New Roman" w:cs="Times New Roman"/>
                <w:color w:val="000000" w:themeColor="text1"/>
                <w:szCs w:val="24"/>
              </w:rPr>
              <w:t>Input</w:t>
            </w:r>
          </w:p>
        </w:tc>
        <w:tc>
          <w:tcPr>
            <w:tcW w:w="4260"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2C89726C" w14:textId="01A71241" w:rsidR="61EB197C" w:rsidRDefault="61EB197C" w:rsidP="000869B4">
            <w:pPr>
              <w:jc w:val="center"/>
              <w:rPr>
                <w:rFonts w:ascii="Times New Roman" w:eastAsia="Times New Roman" w:hAnsi="Times New Roman" w:cs="Times New Roman"/>
                <w:color w:val="000000" w:themeColor="text1"/>
                <w:szCs w:val="24"/>
              </w:rPr>
            </w:pPr>
            <w:r w:rsidRPr="61EB197C">
              <w:rPr>
                <w:rFonts w:ascii="Times New Roman" w:eastAsia="Times New Roman" w:hAnsi="Times New Roman" w:cs="Times New Roman"/>
                <w:color w:val="000000" w:themeColor="text1"/>
                <w:szCs w:val="24"/>
              </w:rPr>
              <w:t>Process</w:t>
            </w:r>
          </w:p>
        </w:tc>
        <w:tc>
          <w:tcPr>
            <w:tcW w:w="2797"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0B9A7148" w14:textId="368049B2" w:rsidR="61EB197C" w:rsidRDefault="61EB197C" w:rsidP="000869B4">
            <w:pPr>
              <w:jc w:val="center"/>
              <w:rPr>
                <w:rFonts w:ascii="Times New Roman" w:eastAsia="Times New Roman" w:hAnsi="Times New Roman" w:cs="Times New Roman"/>
                <w:color w:val="000000" w:themeColor="text1"/>
                <w:szCs w:val="24"/>
              </w:rPr>
            </w:pPr>
            <w:r w:rsidRPr="61EB197C">
              <w:rPr>
                <w:rFonts w:ascii="Times New Roman" w:eastAsia="Times New Roman" w:hAnsi="Times New Roman" w:cs="Times New Roman"/>
                <w:color w:val="000000" w:themeColor="text1"/>
                <w:szCs w:val="24"/>
              </w:rPr>
              <w:t>Output</w:t>
            </w:r>
          </w:p>
        </w:tc>
      </w:tr>
      <w:tr w:rsidR="61EB197C" w14:paraId="0F592DA3" w14:textId="77777777" w:rsidTr="00930EB6">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55F7BBE" w14:textId="2730026A" w:rsidR="61EB197C" w:rsidRDefault="61EB197C" w:rsidP="61EB197C">
            <w:pPr>
              <w:rPr>
                <w:rFonts w:ascii="Times New Roman" w:eastAsia="Times New Roman" w:hAnsi="Times New Roman" w:cs="Times New Roman"/>
                <w:color w:val="000000" w:themeColor="text1"/>
                <w:szCs w:val="24"/>
              </w:rPr>
            </w:pPr>
            <w:r w:rsidRPr="61EB197C">
              <w:rPr>
                <w:rFonts w:ascii="標楷體" w:eastAsia="標楷體" w:hAnsi="標楷體" w:cs="標楷體"/>
                <w:color w:val="000000" w:themeColor="text1"/>
                <w:szCs w:val="24"/>
              </w:rPr>
              <w:t>在瀏覽器輸入網址</w:t>
            </w:r>
            <w:r w:rsidRPr="61EB197C">
              <w:rPr>
                <w:rFonts w:ascii="Times New Roman" w:eastAsia="Times New Roman" w:hAnsi="Times New Roman" w:cs="Times New Roman"/>
                <w:color w:val="000000" w:themeColor="text1"/>
                <w:szCs w:val="24"/>
              </w:rPr>
              <w:t>127.0.0.1:5000</w:t>
            </w:r>
          </w:p>
        </w:tc>
        <w:tc>
          <w:tcPr>
            <w:tcW w:w="4260"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010D8E6" w14:textId="2915D291" w:rsidR="61EB197C" w:rsidRDefault="61EB197C" w:rsidP="61EB197C">
            <w:pPr>
              <w:rPr>
                <w:rFonts w:ascii="標楷體" w:eastAsia="標楷體" w:hAnsi="標楷體" w:cs="標楷體"/>
                <w:color w:val="000000" w:themeColor="text1"/>
                <w:szCs w:val="24"/>
              </w:rPr>
            </w:pPr>
            <w:r w:rsidRPr="61EB197C">
              <w:rPr>
                <w:rFonts w:ascii="標楷體" w:eastAsia="標楷體" w:hAnsi="標楷體" w:cs="標楷體"/>
                <w:color w:val="000000" w:themeColor="text1"/>
                <w:szCs w:val="24"/>
              </w:rPr>
              <w:t>讀取頁面</w:t>
            </w:r>
          </w:p>
        </w:tc>
        <w:tc>
          <w:tcPr>
            <w:tcW w:w="279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3BF91AB" w14:textId="1210BEE5" w:rsidR="61EB197C" w:rsidRDefault="61EB197C" w:rsidP="61EB197C">
            <w:pPr>
              <w:tabs>
                <w:tab w:val="left" w:pos="900"/>
                <w:tab w:val="right" w:leader="dot" w:pos="8777"/>
              </w:tabs>
              <w:rPr>
                <w:rFonts w:ascii="Times New Roman" w:eastAsia="Times New Roman" w:hAnsi="Times New Roman" w:cs="Times New Roman"/>
                <w:color w:val="000000" w:themeColor="text1"/>
                <w:szCs w:val="24"/>
              </w:rPr>
            </w:pPr>
            <w:r w:rsidRPr="61EB197C">
              <w:rPr>
                <w:rFonts w:ascii="標楷體" w:eastAsia="標楷體" w:hAnsi="標楷體" w:cs="標楷體"/>
                <w:color w:val="000000" w:themeColor="text1"/>
                <w:szCs w:val="24"/>
              </w:rPr>
              <w:t>顯示「股票資料輸入」頁面</w:t>
            </w:r>
            <w:r w:rsidRPr="61EB197C">
              <w:rPr>
                <w:rFonts w:ascii="Times New Roman" w:eastAsia="Times New Roman" w:hAnsi="Times New Roman" w:cs="Times New Roman"/>
                <w:color w:val="000000" w:themeColor="text1"/>
                <w:szCs w:val="24"/>
              </w:rPr>
              <w:t xml:space="preserve"> </w:t>
            </w:r>
          </w:p>
        </w:tc>
      </w:tr>
      <w:tr w:rsidR="61EB197C" w14:paraId="20170BEF" w14:textId="77777777" w:rsidTr="00930EB6">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D3B4FD0" w14:textId="3596EAEA" w:rsidR="61EB197C" w:rsidRDefault="61EB197C" w:rsidP="61EB197C">
            <w:pPr>
              <w:rPr>
                <w:rFonts w:ascii="標楷體" w:eastAsia="標楷體" w:hAnsi="標楷體" w:cs="標楷體"/>
                <w:color w:val="000000" w:themeColor="text1"/>
                <w:szCs w:val="24"/>
              </w:rPr>
            </w:pPr>
            <w:r w:rsidRPr="61EB197C">
              <w:rPr>
                <w:rFonts w:ascii="標楷體" w:eastAsia="標楷體" w:hAnsi="標楷體" w:cs="標楷體"/>
                <w:color w:val="000000" w:themeColor="text1"/>
                <w:szCs w:val="24"/>
              </w:rPr>
              <w:t>在各欄位輸入資料後，點擊「提交資料」按鈕</w:t>
            </w:r>
          </w:p>
        </w:tc>
        <w:tc>
          <w:tcPr>
            <w:tcW w:w="4260"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B709AAE" w14:textId="6044BEEF" w:rsidR="61EB197C" w:rsidRDefault="61EB197C" w:rsidP="61EB197C">
            <w:pPr>
              <w:rPr>
                <w:rFonts w:ascii="標楷體" w:eastAsia="標楷體" w:hAnsi="標楷體" w:cs="標楷體"/>
                <w:color w:val="000000" w:themeColor="text1"/>
                <w:szCs w:val="24"/>
              </w:rPr>
            </w:pPr>
            <w:r w:rsidRPr="61EB197C">
              <w:rPr>
                <w:rFonts w:ascii="標楷體" w:eastAsia="標楷體" w:hAnsi="標楷體" w:cs="標楷體"/>
                <w:color w:val="000000" w:themeColor="text1"/>
                <w:szCs w:val="24"/>
              </w:rPr>
              <w:t>讀取頁面、儲存資料</w:t>
            </w:r>
          </w:p>
        </w:tc>
        <w:tc>
          <w:tcPr>
            <w:tcW w:w="279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B7B81DF" w14:textId="3CBB87CC" w:rsidR="61EB197C" w:rsidRDefault="61EB197C" w:rsidP="61EB197C">
            <w:pPr>
              <w:tabs>
                <w:tab w:val="left" w:pos="900"/>
                <w:tab w:val="right" w:leader="dot" w:pos="8777"/>
              </w:tabs>
              <w:rPr>
                <w:rFonts w:ascii="Times New Roman" w:eastAsia="Times New Roman" w:hAnsi="Times New Roman" w:cs="Times New Roman"/>
                <w:color w:val="000000" w:themeColor="text1"/>
                <w:szCs w:val="24"/>
              </w:rPr>
            </w:pPr>
            <w:r w:rsidRPr="61EB197C">
              <w:rPr>
                <w:rFonts w:ascii="標楷體" w:eastAsia="標楷體" w:hAnsi="標楷體" w:cs="標楷體"/>
                <w:color w:val="000000" w:themeColor="text1"/>
                <w:szCs w:val="24"/>
              </w:rPr>
              <w:t>儲存使用者所輸入資料至系統資料庫</w:t>
            </w:r>
          </w:p>
        </w:tc>
      </w:tr>
      <w:tr w:rsidR="006D4DCC" w14:paraId="2D031E05" w14:textId="77777777" w:rsidTr="00930EB6">
        <w:trPr>
          <w:trHeight w:val="300"/>
        </w:trPr>
        <w:tc>
          <w:tcPr>
            <w:tcW w:w="9168" w:type="dxa"/>
            <w:gridSpan w:val="6"/>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37BEC7C8" w14:textId="52094DB5" w:rsidR="006D4DCC" w:rsidRPr="61EB197C" w:rsidRDefault="006D4DCC" w:rsidP="006D4DCC">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資料表：</w:t>
            </w:r>
            <w:r>
              <w:rPr>
                <w:rFonts w:ascii="Times New Roman" w:eastAsia="標楷體" w:hAnsi="Times New Roman" w:cs="Times New Roman"/>
              </w:rPr>
              <w:t>Stock</w:t>
            </w:r>
            <w:r w:rsidRPr="1AD17FEB">
              <w:rPr>
                <w:rFonts w:ascii="Times New Roman" w:eastAsia="標楷體" w:hAnsi="Times New Roman" w:cs="Times New Roman"/>
              </w:rPr>
              <w:t>資料表</w:t>
            </w:r>
          </w:p>
        </w:tc>
      </w:tr>
      <w:tr w:rsidR="006D4DCC" w14:paraId="750CEA4A" w14:textId="40F11481" w:rsidTr="00930EB6">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497FBD09" w14:textId="7B4B6E6F"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欄位</w:t>
            </w:r>
          </w:p>
        </w:tc>
        <w:tc>
          <w:tcPr>
            <w:tcW w:w="1425" w:type="dxa"/>
            <w:tcBorders>
              <w:top w:val="single" w:sz="6" w:space="0" w:color="auto"/>
              <w:left w:val="single" w:sz="6" w:space="0" w:color="auto"/>
              <w:bottom w:val="single" w:sz="6" w:space="0" w:color="auto"/>
              <w:right w:val="single" w:sz="12" w:space="0" w:color="auto"/>
            </w:tcBorders>
            <w:tcMar>
              <w:left w:w="105" w:type="dxa"/>
              <w:right w:w="105" w:type="dxa"/>
            </w:tcMar>
          </w:tcPr>
          <w:p w14:paraId="4483D703" w14:textId="69F62C03"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中文</w:t>
            </w:r>
          </w:p>
        </w:tc>
        <w:tc>
          <w:tcPr>
            <w:tcW w:w="1418" w:type="dxa"/>
            <w:tcBorders>
              <w:top w:val="single" w:sz="6" w:space="0" w:color="auto"/>
              <w:left w:val="single" w:sz="12" w:space="0" w:color="auto"/>
              <w:bottom w:val="single" w:sz="6" w:space="0" w:color="auto"/>
              <w:right w:val="single" w:sz="6" w:space="0" w:color="auto"/>
            </w:tcBorders>
          </w:tcPr>
          <w:p w14:paraId="4AFCE4B3" w14:textId="2EB83120"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型態</w:t>
            </w:r>
          </w:p>
        </w:tc>
        <w:tc>
          <w:tcPr>
            <w:tcW w:w="1417" w:type="dxa"/>
            <w:tcBorders>
              <w:top w:val="single" w:sz="6" w:space="0" w:color="auto"/>
              <w:left w:val="single" w:sz="12" w:space="0" w:color="auto"/>
              <w:bottom w:val="single" w:sz="6" w:space="0" w:color="auto"/>
              <w:right w:val="single" w:sz="6" w:space="0" w:color="auto"/>
            </w:tcBorders>
          </w:tcPr>
          <w:p w14:paraId="239503F3" w14:textId="4433A60E"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長度</w:t>
            </w: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10DC78A4" w14:textId="30748C76"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空值</w:t>
            </w:r>
          </w:p>
        </w:tc>
        <w:tc>
          <w:tcPr>
            <w:tcW w:w="1379" w:type="dxa"/>
            <w:tcBorders>
              <w:top w:val="single" w:sz="6" w:space="0" w:color="auto"/>
              <w:left w:val="single" w:sz="12" w:space="0" w:color="auto"/>
              <w:bottom w:val="single" w:sz="6" w:space="0" w:color="auto"/>
              <w:right w:val="single" w:sz="6" w:space="0" w:color="auto"/>
            </w:tcBorders>
          </w:tcPr>
          <w:p w14:paraId="7BAC6703" w14:textId="040336D5"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預設值</w:t>
            </w:r>
          </w:p>
        </w:tc>
      </w:tr>
      <w:tr w:rsidR="006D4DCC" w14:paraId="56F69683" w14:textId="091FF5B8" w:rsidTr="00930EB6">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19B4F067" w14:textId="2E814DB8"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I</w:t>
            </w:r>
            <w:r>
              <w:rPr>
                <w:rFonts w:ascii="Times New Roman" w:eastAsia="標楷體" w:hAnsi="Times New Roman" w:cs="Times New Roman" w:hint="eastAsia"/>
              </w:rPr>
              <w:t>d</w:t>
            </w:r>
          </w:p>
        </w:tc>
        <w:tc>
          <w:tcPr>
            <w:tcW w:w="1425" w:type="dxa"/>
            <w:tcBorders>
              <w:top w:val="single" w:sz="6" w:space="0" w:color="auto"/>
              <w:left w:val="single" w:sz="6" w:space="0" w:color="auto"/>
              <w:bottom w:val="single" w:sz="6" w:space="0" w:color="auto"/>
              <w:right w:val="single" w:sz="12" w:space="0" w:color="auto"/>
            </w:tcBorders>
            <w:tcMar>
              <w:left w:w="105" w:type="dxa"/>
              <w:right w:w="105" w:type="dxa"/>
            </w:tcMar>
          </w:tcPr>
          <w:p w14:paraId="4D77683F" w14:textId="3A3257F9"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序號</w:t>
            </w:r>
          </w:p>
        </w:tc>
        <w:tc>
          <w:tcPr>
            <w:tcW w:w="1418" w:type="dxa"/>
            <w:tcBorders>
              <w:top w:val="single" w:sz="6" w:space="0" w:color="auto"/>
              <w:left w:val="single" w:sz="12" w:space="0" w:color="auto"/>
              <w:bottom w:val="single" w:sz="6" w:space="0" w:color="auto"/>
              <w:right w:val="single" w:sz="6" w:space="0" w:color="auto"/>
            </w:tcBorders>
          </w:tcPr>
          <w:p w14:paraId="6AA9EF7B" w14:textId="4CE70015" w:rsidR="006D4DCC" w:rsidRPr="61EB197C" w:rsidRDefault="006D4DCC" w:rsidP="001A6B52">
            <w:pPr>
              <w:jc w:val="center"/>
              <w:rPr>
                <w:rFonts w:ascii="標楷體" w:eastAsia="標楷體" w:hAnsi="標楷體" w:cs="標楷體"/>
                <w:color w:val="000000" w:themeColor="text1"/>
                <w:szCs w:val="24"/>
              </w:rPr>
            </w:pPr>
            <w:r w:rsidRPr="00F813A2">
              <w:rPr>
                <w:rFonts w:ascii="Times New Roman" w:eastAsia="標楷體" w:hAnsi="Times New Roman" w:cs="Times New Roman"/>
              </w:rPr>
              <w:t>PRIMARY KEY</w:t>
            </w:r>
          </w:p>
        </w:tc>
        <w:tc>
          <w:tcPr>
            <w:tcW w:w="1417" w:type="dxa"/>
            <w:tcBorders>
              <w:top w:val="single" w:sz="6" w:space="0" w:color="auto"/>
              <w:left w:val="single" w:sz="12" w:space="0" w:color="auto"/>
              <w:bottom w:val="single" w:sz="6" w:space="0" w:color="auto"/>
              <w:right w:val="single" w:sz="6" w:space="0" w:color="auto"/>
            </w:tcBorders>
            <w:vAlign w:val="center"/>
          </w:tcPr>
          <w:p w14:paraId="02256811"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78E72801" w14:textId="5B67B276"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2A22558F" w14:textId="77777777"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p>
        </w:tc>
      </w:tr>
      <w:tr w:rsidR="006D4DCC" w14:paraId="1CC180E9" w14:textId="09640CC2" w:rsidTr="00930EB6">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7D2F930C" w14:textId="318F477D"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S</w:t>
            </w:r>
            <w:r>
              <w:rPr>
                <w:rFonts w:ascii="Times New Roman" w:eastAsia="標楷體" w:hAnsi="Times New Roman" w:cs="Times New Roman" w:hint="eastAsia"/>
              </w:rPr>
              <w:t>tock_name</w:t>
            </w:r>
          </w:p>
        </w:tc>
        <w:tc>
          <w:tcPr>
            <w:tcW w:w="1425" w:type="dxa"/>
            <w:tcBorders>
              <w:top w:val="single" w:sz="6" w:space="0" w:color="auto"/>
              <w:left w:val="single" w:sz="6" w:space="0" w:color="auto"/>
              <w:bottom w:val="single" w:sz="6" w:space="0" w:color="auto"/>
              <w:right w:val="single" w:sz="12" w:space="0" w:color="auto"/>
            </w:tcBorders>
            <w:tcMar>
              <w:left w:w="105" w:type="dxa"/>
              <w:right w:w="105" w:type="dxa"/>
            </w:tcMar>
          </w:tcPr>
          <w:p w14:paraId="25294133" w14:textId="3865CB11"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股票名稱</w:t>
            </w:r>
          </w:p>
        </w:tc>
        <w:tc>
          <w:tcPr>
            <w:tcW w:w="1418" w:type="dxa"/>
            <w:tcBorders>
              <w:top w:val="single" w:sz="6" w:space="0" w:color="auto"/>
              <w:left w:val="single" w:sz="12" w:space="0" w:color="auto"/>
              <w:bottom w:val="single" w:sz="6" w:space="0" w:color="auto"/>
              <w:right w:val="single" w:sz="6" w:space="0" w:color="auto"/>
            </w:tcBorders>
          </w:tcPr>
          <w:p w14:paraId="1C68E719" w14:textId="54FB0FA7"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417" w:type="dxa"/>
            <w:tcBorders>
              <w:top w:val="single" w:sz="6" w:space="0" w:color="auto"/>
              <w:left w:val="single" w:sz="12" w:space="0" w:color="auto"/>
              <w:bottom w:val="single" w:sz="6" w:space="0" w:color="auto"/>
              <w:right w:val="single" w:sz="6" w:space="0" w:color="auto"/>
            </w:tcBorders>
            <w:vAlign w:val="center"/>
          </w:tcPr>
          <w:p w14:paraId="5B968FB5"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3AB71586" w14:textId="343652C7"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5E4A2685" w14:textId="04199C8D"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007A2172">
              <w:rPr>
                <w:rFonts w:ascii="Times New Roman" w:eastAsia="標楷體" w:hAnsi="Times New Roman" w:cs="Times New Roman"/>
              </w:rPr>
              <w:t>NOT NULL</w:t>
            </w:r>
          </w:p>
        </w:tc>
      </w:tr>
      <w:tr w:rsidR="006D4DCC" w14:paraId="59E06FEC" w14:textId="75E79810" w:rsidTr="00930EB6">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6D44EBC7" w14:textId="60B6505D"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S</w:t>
            </w:r>
            <w:r>
              <w:rPr>
                <w:rFonts w:ascii="Times New Roman" w:eastAsia="標楷體" w:hAnsi="Times New Roman" w:cs="Times New Roman" w:hint="eastAsia"/>
              </w:rPr>
              <w:t>tock_code</w:t>
            </w:r>
          </w:p>
        </w:tc>
        <w:tc>
          <w:tcPr>
            <w:tcW w:w="1425" w:type="dxa"/>
            <w:tcBorders>
              <w:top w:val="single" w:sz="6" w:space="0" w:color="auto"/>
              <w:left w:val="single" w:sz="6" w:space="0" w:color="auto"/>
              <w:bottom w:val="single" w:sz="6" w:space="0" w:color="auto"/>
              <w:right w:val="single" w:sz="12" w:space="0" w:color="auto"/>
            </w:tcBorders>
            <w:tcMar>
              <w:left w:w="105" w:type="dxa"/>
              <w:right w:w="105" w:type="dxa"/>
            </w:tcMar>
          </w:tcPr>
          <w:p w14:paraId="08161241" w14:textId="342C1C53"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股票代碼</w:t>
            </w:r>
          </w:p>
        </w:tc>
        <w:tc>
          <w:tcPr>
            <w:tcW w:w="1418" w:type="dxa"/>
            <w:tcBorders>
              <w:top w:val="single" w:sz="6" w:space="0" w:color="auto"/>
              <w:left w:val="single" w:sz="12" w:space="0" w:color="auto"/>
              <w:bottom w:val="single" w:sz="6" w:space="0" w:color="auto"/>
              <w:right w:val="single" w:sz="6" w:space="0" w:color="auto"/>
            </w:tcBorders>
          </w:tcPr>
          <w:p w14:paraId="4187EBA1" w14:textId="3E945455"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417" w:type="dxa"/>
            <w:tcBorders>
              <w:top w:val="single" w:sz="6" w:space="0" w:color="auto"/>
              <w:left w:val="single" w:sz="12" w:space="0" w:color="auto"/>
              <w:bottom w:val="single" w:sz="6" w:space="0" w:color="auto"/>
              <w:right w:val="single" w:sz="6" w:space="0" w:color="auto"/>
            </w:tcBorders>
            <w:vAlign w:val="center"/>
          </w:tcPr>
          <w:p w14:paraId="7F9F18CA"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51C6FCE3" w14:textId="23126414"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50C18477" w14:textId="65977BAD"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007A2172">
              <w:rPr>
                <w:rFonts w:ascii="Times New Roman" w:eastAsia="標楷體" w:hAnsi="Times New Roman" w:cs="Times New Roman"/>
              </w:rPr>
              <w:t>NOT NULL</w:t>
            </w:r>
          </w:p>
        </w:tc>
      </w:tr>
      <w:tr w:rsidR="006D4DCC" w14:paraId="335E8145" w14:textId="22E7C5BB" w:rsidTr="00930EB6">
        <w:trPr>
          <w:trHeight w:val="300"/>
        </w:trPr>
        <w:tc>
          <w:tcPr>
            <w:tcW w:w="2119" w:type="dxa"/>
            <w:tcBorders>
              <w:top w:val="single" w:sz="6" w:space="0" w:color="auto"/>
              <w:left w:val="single" w:sz="6" w:space="0" w:color="auto"/>
              <w:bottom w:val="single" w:sz="6" w:space="0" w:color="auto"/>
              <w:right w:val="single" w:sz="6" w:space="0" w:color="auto"/>
            </w:tcBorders>
            <w:tcMar>
              <w:left w:w="105" w:type="dxa"/>
              <w:right w:w="105" w:type="dxa"/>
            </w:tcMar>
          </w:tcPr>
          <w:p w14:paraId="24748186" w14:textId="4D35E457"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T</w:t>
            </w:r>
            <w:r>
              <w:rPr>
                <w:rFonts w:ascii="Times New Roman" w:eastAsia="標楷體" w:hAnsi="Times New Roman" w:cs="Times New Roman" w:hint="eastAsia"/>
              </w:rPr>
              <w:t>ransaction_time</w:t>
            </w:r>
          </w:p>
        </w:tc>
        <w:tc>
          <w:tcPr>
            <w:tcW w:w="1417" w:type="dxa"/>
            <w:tcBorders>
              <w:top w:val="single" w:sz="6" w:space="0" w:color="auto"/>
              <w:left w:val="single" w:sz="6" w:space="0" w:color="auto"/>
              <w:bottom w:val="single" w:sz="6" w:space="0" w:color="auto"/>
              <w:right w:val="single" w:sz="12" w:space="0" w:color="auto"/>
            </w:tcBorders>
            <w:tcMar>
              <w:left w:w="105" w:type="dxa"/>
              <w:right w:w="105" w:type="dxa"/>
            </w:tcMar>
          </w:tcPr>
          <w:p w14:paraId="2499A947" w14:textId="1B476B21"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交易時間</w:t>
            </w:r>
          </w:p>
        </w:tc>
        <w:tc>
          <w:tcPr>
            <w:tcW w:w="1418" w:type="dxa"/>
            <w:tcBorders>
              <w:top w:val="single" w:sz="6" w:space="0" w:color="auto"/>
              <w:left w:val="single" w:sz="12" w:space="0" w:color="auto"/>
              <w:bottom w:val="single" w:sz="6" w:space="0" w:color="auto"/>
              <w:right w:val="single" w:sz="6" w:space="0" w:color="auto"/>
            </w:tcBorders>
          </w:tcPr>
          <w:p w14:paraId="1F0CDA11" w14:textId="5B741279"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417" w:type="dxa"/>
            <w:tcBorders>
              <w:top w:val="single" w:sz="6" w:space="0" w:color="auto"/>
              <w:left w:val="single" w:sz="12" w:space="0" w:color="auto"/>
              <w:bottom w:val="single" w:sz="6" w:space="0" w:color="auto"/>
              <w:right w:val="single" w:sz="6" w:space="0" w:color="auto"/>
            </w:tcBorders>
            <w:vAlign w:val="center"/>
          </w:tcPr>
          <w:p w14:paraId="73B6BFBE"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35FFDA17" w14:textId="13960732"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30994A1C" w14:textId="7F708D5C"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007A2172">
              <w:rPr>
                <w:rFonts w:ascii="Times New Roman" w:eastAsia="標楷體" w:hAnsi="Times New Roman" w:cs="Times New Roman"/>
              </w:rPr>
              <w:t>NOT NULL</w:t>
            </w:r>
          </w:p>
        </w:tc>
      </w:tr>
      <w:tr w:rsidR="006D4DCC" w14:paraId="7E27878C" w14:textId="7DCCBF84" w:rsidTr="00930EB6">
        <w:trPr>
          <w:trHeight w:val="300"/>
        </w:trPr>
        <w:tc>
          <w:tcPr>
            <w:tcW w:w="2119" w:type="dxa"/>
            <w:tcBorders>
              <w:top w:val="single" w:sz="6" w:space="0" w:color="auto"/>
              <w:left w:val="single" w:sz="6" w:space="0" w:color="auto"/>
              <w:bottom w:val="single" w:sz="6" w:space="0" w:color="auto"/>
              <w:right w:val="single" w:sz="6" w:space="0" w:color="auto"/>
            </w:tcBorders>
            <w:tcMar>
              <w:left w:w="105" w:type="dxa"/>
              <w:right w:w="105" w:type="dxa"/>
            </w:tcMar>
          </w:tcPr>
          <w:p w14:paraId="55FE793D" w14:textId="2785AE4E"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S</w:t>
            </w:r>
            <w:r>
              <w:rPr>
                <w:rFonts w:ascii="Times New Roman" w:eastAsia="標楷體" w:hAnsi="Times New Roman" w:cs="Times New Roman" w:hint="eastAsia"/>
              </w:rPr>
              <w:t>hares</w:t>
            </w:r>
          </w:p>
        </w:tc>
        <w:tc>
          <w:tcPr>
            <w:tcW w:w="1417" w:type="dxa"/>
            <w:tcBorders>
              <w:top w:val="single" w:sz="6" w:space="0" w:color="auto"/>
              <w:left w:val="single" w:sz="6" w:space="0" w:color="auto"/>
              <w:bottom w:val="single" w:sz="6" w:space="0" w:color="auto"/>
              <w:right w:val="single" w:sz="12" w:space="0" w:color="auto"/>
            </w:tcBorders>
            <w:tcMar>
              <w:left w:w="105" w:type="dxa"/>
              <w:right w:w="105" w:type="dxa"/>
            </w:tcMar>
          </w:tcPr>
          <w:p w14:paraId="1E7DFCD1" w14:textId="1DE595B3"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股數</w:t>
            </w:r>
          </w:p>
        </w:tc>
        <w:tc>
          <w:tcPr>
            <w:tcW w:w="1418" w:type="dxa"/>
            <w:tcBorders>
              <w:top w:val="single" w:sz="6" w:space="0" w:color="auto"/>
              <w:left w:val="single" w:sz="12" w:space="0" w:color="auto"/>
              <w:bottom w:val="single" w:sz="6" w:space="0" w:color="auto"/>
              <w:right w:val="single" w:sz="6" w:space="0" w:color="auto"/>
            </w:tcBorders>
          </w:tcPr>
          <w:p w14:paraId="0391EAE3" w14:textId="0EF5A4BF" w:rsidR="006D4DCC" w:rsidRPr="61EB197C" w:rsidRDefault="006D4DCC" w:rsidP="001A6B52">
            <w:pPr>
              <w:jc w:val="center"/>
              <w:rPr>
                <w:rFonts w:ascii="標楷體" w:eastAsia="標楷體" w:hAnsi="標楷體" w:cs="標楷體"/>
                <w:color w:val="000000" w:themeColor="text1"/>
                <w:szCs w:val="24"/>
              </w:rPr>
            </w:pPr>
            <w:r w:rsidRPr="007264DC">
              <w:rPr>
                <w:rFonts w:ascii="Times New Roman" w:eastAsia="標楷體" w:hAnsi="Times New Roman" w:cs="Times New Roman"/>
              </w:rPr>
              <w:t>INTEGER</w:t>
            </w:r>
          </w:p>
        </w:tc>
        <w:tc>
          <w:tcPr>
            <w:tcW w:w="1417" w:type="dxa"/>
            <w:tcBorders>
              <w:top w:val="single" w:sz="6" w:space="0" w:color="auto"/>
              <w:left w:val="single" w:sz="12" w:space="0" w:color="auto"/>
              <w:bottom w:val="single" w:sz="6" w:space="0" w:color="auto"/>
              <w:right w:val="single" w:sz="6" w:space="0" w:color="auto"/>
            </w:tcBorders>
            <w:vAlign w:val="center"/>
          </w:tcPr>
          <w:p w14:paraId="343E3965"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6258A7BA" w14:textId="7D9EB7EA"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32DC1654" w14:textId="1BEC09BF"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007A2172">
              <w:rPr>
                <w:rFonts w:ascii="Times New Roman" w:eastAsia="標楷體" w:hAnsi="Times New Roman" w:cs="Times New Roman"/>
              </w:rPr>
              <w:t>NOT NULL</w:t>
            </w:r>
          </w:p>
        </w:tc>
      </w:tr>
      <w:tr w:rsidR="006D4DCC" w14:paraId="1545DA87" w14:textId="5E01C9C8" w:rsidTr="00930EB6">
        <w:trPr>
          <w:trHeight w:val="300"/>
        </w:trPr>
        <w:tc>
          <w:tcPr>
            <w:tcW w:w="2119" w:type="dxa"/>
            <w:tcBorders>
              <w:top w:val="single" w:sz="6" w:space="0" w:color="auto"/>
              <w:left w:val="single" w:sz="6" w:space="0" w:color="auto"/>
              <w:bottom w:val="single" w:sz="6" w:space="0" w:color="auto"/>
              <w:right w:val="single" w:sz="6" w:space="0" w:color="auto"/>
            </w:tcBorders>
            <w:tcMar>
              <w:left w:w="105" w:type="dxa"/>
              <w:right w:w="105" w:type="dxa"/>
            </w:tcMar>
          </w:tcPr>
          <w:p w14:paraId="66240683" w14:textId="4E7CB1DD"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B</w:t>
            </w:r>
            <w:r>
              <w:rPr>
                <w:rFonts w:ascii="Times New Roman" w:eastAsia="標楷體" w:hAnsi="Times New Roman" w:cs="Times New Roman" w:hint="eastAsia"/>
              </w:rPr>
              <w:t>uy_price</w:t>
            </w:r>
          </w:p>
        </w:tc>
        <w:tc>
          <w:tcPr>
            <w:tcW w:w="1417" w:type="dxa"/>
            <w:tcBorders>
              <w:top w:val="single" w:sz="6" w:space="0" w:color="auto"/>
              <w:left w:val="single" w:sz="6" w:space="0" w:color="auto"/>
              <w:bottom w:val="single" w:sz="6" w:space="0" w:color="auto"/>
              <w:right w:val="single" w:sz="12" w:space="0" w:color="auto"/>
            </w:tcBorders>
            <w:tcMar>
              <w:left w:w="105" w:type="dxa"/>
              <w:right w:w="105" w:type="dxa"/>
            </w:tcMar>
          </w:tcPr>
          <w:p w14:paraId="0F1AABFB" w14:textId="0BACBD29"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購買價格</w:t>
            </w:r>
          </w:p>
        </w:tc>
        <w:tc>
          <w:tcPr>
            <w:tcW w:w="1418" w:type="dxa"/>
            <w:tcBorders>
              <w:top w:val="single" w:sz="6" w:space="0" w:color="auto"/>
              <w:left w:val="single" w:sz="12" w:space="0" w:color="auto"/>
              <w:bottom w:val="single" w:sz="6" w:space="0" w:color="auto"/>
              <w:right w:val="single" w:sz="6" w:space="0" w:color="auto"/>
            </w:tcBorders>
          </w:tcPr>
          <w:p w14:paraId="023CA67E" w14:textId="00BDDF60" w:rsidR="006D4DCC" w:rsidRPr="61EB197C" w:rsidRDefault="006D4DCC" w:rsidP="001A6B52">
            <w:pPr>
              <w:jc w:val="center"/>
              <w:rPr>
                <w:rFonts w:ascii="標楷體" w:eastAsia="標楷體" w:hAnsi="標楷體" w:cs="標楷體"/>
                <w:color w:val="000000" w:themeColor="text1"/>
                <w:szCs w:val="24"/>
              </w:rPr>
            </w:pPr>
            <w:r w:rsidRPr="007264DC">
              <w:rPr>
                <w:rFonts w:ascii="Times New Roman" w:eastAsia="標楷體" w:hAnsi="Times New Roman" w:cs="Times New Roman"/>
              </w:rPr>
              <w:t>REAL</w:t>
            </w:r>
          </w:p>
        </w:tc>
        <w:tc>
          <w:tcPr>
            <w:tcW w:w="1417" w:type="dxa"/>
            <w:tcBorders>
              <w:top w:val="single" w:sz="6" w:space="0" w:color="auto"/>
              <w:left w:val="single" w:sz="12" w:space="0" w:color="auto"/>
              <w:bottom w:val="single" w:sz="6" w:space="0" w:color="auto"/>
              <w:right w:val="single" w:sz="6" w:space="0" w:color="auto"/>
            </w:tcBorders>
            <w:vAlign w:val="center"/>
          </w:tcPr>
          <w:p w14:paraId="61C702EB"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0D446E3D" w14:textId="4D029966"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05A6E0CA" w14:textId="493E99A9"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007A2172">
              <w:rPr>
                <w:rFonts w:ascii="Times New Roman" w:eastAsia="標楷體" w:hAnsi="Times New Roman" w:cs="Times New Roman"/>
              </w:rPr>
              <w:t>NOT NULL</w:t>
            </w:r>
          </w:p>
        </w:tc>
      </w:tr>
      <w:tr w:rsidR="006D4DCC" w14:paraId="5F49EA0A" w14:textId="23580522" w:rsidTr="00930EB6">
        <w:trPr>
          <w:trHeight w:val="300"/>
        </w:trPr>
        <w:tc>
          <w:tcPr>
            <w:tcW w:w="2119" w:type="dxa"/>
            <w:tcBorders>
              <w:top w:val="single" w:sz="6" w:space="0" w:color="auto"/>
              <w:left w:val="single" w:sz="6" w:space="0" w:color="auto"/>
              <w:bottom w:val="single" w:sz="6" w:space="0" w:color="auto"/>
              <w:right w:val="single" w:sz="6" w:space="0" w:color="auto"/>
            </w:tcBorders>
            <w:tcMar>
              <w:left w:w="105" w:type="dxa"/>
              <w:right w:w="105" w:type="dxa"/>
            </w:tcMar>
          </w:tcPr>
          <w:p w14:paraId="4209C562" w14:textId="20C048B9"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D</w:t>
            </w:r>
            <w:r>
              <w:rPr>
                <w:rFonts w:ascii="Times New Roman" w:eastAsia="標楷體" w:hAnsi="Times New Roman" w:cs="Times New Roman" w:hint="eastAsia"/>
              </w:rPr>
              <w:t>ividend_per_share</w:t>
            </w:r>
          </w:p>
        </w:tc>
        <w:tc>
          <w:tcPr>
            <w:tcW w:w="1417" w:type="dxa"/>
            <w:tcBorders>
              <w:top w:val="single" w:sz="6" w:space="0" w:color="auto"/>
              <w:left w:val="single" w:sz="6" w:space="0" w:color="auto"/>
              <w:bottom w:val="single" w:sz="6" w:space="0" w:color="auto"/>
              <w:right w:val="single" w:sz="12" w:space="0" w:color="auto"/>
            </w:tcBorders>
            <w:tcMar>
              <w:left w:w="105" w:type="dxa"/>
              <w:right w:w="105" w:type="dxa"/>
            </w:tcMar>
          </w:tcPr>
          <w:p w14:paraId="0BE607A3" w14:textId="7CE18C28"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股利</w:t>
            </w:r>
          </w:p>
        </w:tc>
        <w:tc>
          <w:tcPr>
            <w:tcW w:w="1418" w:type="dxa"/>
            <w:tcBorders>
              <w:top w:val="single" w:sz="6" w:space="0" w:color="auto"/>
              <w:left w:val="single" w:sz="12" w:space="0" w:color="auto"/>
              <w:bottom w:val="single" w:sz="6" w:space="0" w:color="auto"/>
              <w:right w:val="single" w:sz="6" w:space="0" w:color="auto"/>
            </w:tcBorders>
          </w:tcPr>
          <w:p w14:paraId="436EBFF9" w14:textId="0F2F0AE5" w:rsidR="006D4DCC" w:rsidRPr="61EB197C" w:rsidRDefault="006D4DCC" w:rsidP="001A6B52">
            <w:pPr>
              <w:jc w:val="center"/>
              <w:rPr>
                <w:rFonts w:ascii="標楷體" w:eastAsia="標楷體" w:hAnsi="標楷體" w:cs="標楷體"/>
                <w:color w:val="000000" w:themeColor="text1"/>
                <w:szCs w:val="24"/>
              </w:rPr>
            </w:pPr>
            <w:r w:rsidRPr="007264DC">
              <w:rPr>
                <w:rFonts w:ascii="Times New Roman" w:eastAsia="標楷體" w:hAnsi="Times New Roman" w:cs="Times New Roman"/>
              </w:rPr>
              <w:t>REAL</w:t>
            </w:r>
          </w:p>
        </w:tc>
        <w:tc>
          <w:tcPr>
            <w:tcW w:w="1417" w:type="dxa"/>
            <w:tcBorders>
              <w:top w:val="single" w:sz="6" w:space="0" w:color="auto"/>
              <w:left w:val="single" w:sz="12" w:space="0" w:color="auto"/>
              <w:bottom w:val="single" w:sz="6" w:space="0" w:color="auto"/>
              <w:right w:val="single" w:sz="6" w:space="0" w:color="auto"/>
            </w:tcBorders>
            <w:vAlign w:val="center"/>
          </w:tcPr>
          <w:p w14:paraId="2677BA3B"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12BFB330" w14:textId="77C3AE99"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02C9C0CC" w14:textId="0199C7DB"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Pr>
                <w:rFonts w:ascii="Times New Roman" w:eastAsia="標楷體" w:hAnsi="Times New Roman" w:cs="Times New Roman" w:hint="eastAsia"/>
              </w:rPr>
              <w:t>0</w:t>
            </w:r>
          </w:p>
        </w:tc>
      </w:tr>
      <w:tr w:rsidR="006D4DCC" w14:paraId="77AEF375" w14:textId="7DAE60FC" w:rsidTr="00930EB6">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45208F45" w14:textId="0BB2A818"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T</w:t>
            </w:r>
            <w:r>
              <w:rPr>
                <w:rFonts w:ascii="Times New Roman" w:eastAsia="標楷體" w:hAnsi="Times New Roman" w:cs="Times New Roman" w:hint="eastAsia"/>
              </w:rPr>
              <w:t>ransaction_type</w:t>
            </w:r>
          </w:p>
        </w:tc>
        <w:tc>
          <w:tcPr>
            <w:tcW w:w="1425" w:type="dxa"/>
            <w:tcBorders>
              <w:top w:val="single" w:sz="6" w:space="0" w:color="auto"/>
              <w:left w:val="single" w:sz="6" w:space="0" w:color="auto"/>
              <w:bottom w:val="single" w:sz="6" w:space="0" w:color="auto"/>
              <w:right w:val="single" w:sz="12" w:space="0" w:color="auto"/>
            </w:tcBorders>
            <w:tcMar>
              <w:left w:w="105" w:type="dxa"/>
              <w:right w:w="105" w:type="dxa"/>
            </w:tcMar>
          </w:tcPr>
          <w:p w14:paraId="0D251539" w14:textId="73CAD88F"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交易型態</w:t>
            </w:r>
          </w:p>
        </w:tc>
        <w:tc>
          <w:tcPr>
            <w:tcW w:w="1418" w:type="dxa"/>
            <w:tcBorders>
              <w:top w:val="single" w:sz="6" w:space="0" w:color="auto"/>
              <w:left w:val="single" w:sz="12" w:space="0" w:color="auto"/>
              <w:bottom w:val="single" w:sz="6" w:space="0" w:color="auto"/>
              <w:right w:val="single" w:sz="6" w:space="0" w:color="auto"/>
            </w:tcBorders>
          </w:tcPr>
          <w:p w14:paraId="4E4D4271" w14:textId="1AC19C55"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417" w:type="dxa"/>
            <w:tcBorders>
              <w:top w:val="single" w:sz="6" w:space="0" w:color="auto"/>
              <w:left w:val="single" w:sz="12" w:space="0" w:color="auto"/>
              <w:bottom w:val="single" w:sz="6" w:space="0" w:color="auto"/>
              <w:right w:val="single" w:sz="6" w:space="0" w:color="auto"/>
            </w:tcBorders>
            <w:vAlign w:val="center"/>
          </w:tcPr>
          <w:p w14:paraId="248263E6"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62ABE64D" w14:textId="290E2DE7"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25CB9BCF" w14:textId="0394DFC6"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Pr>
                <w:rFonts w:ascii="Times New Roman" w:eastAsia="標楷體" w:hAnsi="Times New Roman" w:cs="Times New Roman" w:hint="eastAsia"/>
              </w:rPr>
              <w:t>buy</w:t>
            </w:r>
          </w:p>
        </w:tc>
      </w:tr>
      <w:tr w:rsidR="006D4DCC" w14:paraId="55B6FBB3" w14:textId="679F4687" w:rsidTr="00930EB6">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5D3A8868" w14:textId="5FE74DC0"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rPr>
              <w:t>N</w:t>
            </w:r>
            <w:r>
              <w:rPr>
                <w:rFonts w:ascii="Times New Roman" w:eastAsia="標楷體" w:hAnsi="Times New Roman" w:cs="Times New Roman" w:hint="eastAsia"/>
              </w:rPr>
              <w:t>et_shares</w:t>
            </w:r>
          </w:p>
        </w:tc>
        <w:tc>
          <w:tcPr>
            <w:tcW w:w="1425" w:type="dxa"/>
            <w:tcBorders>
              <w:top w:val="single" w:sz="6" w:space="0" w:color="auto"/>
              <w:left w:val="single" w:sz="6" w:space="0" w:color="auto"/>
              <w:bottom w:val="single" w:sz="6" w:space="0" w:color="auto"/>
              <w:right w:val="single" w:sz="12" w:space="0" w:color="auto"/>
            </w:tcBorders>
            <w:tcMar>
              <w:left w:w="105" w:type="dxa"/>
              <w:right w:w="105" w:type="dxa"/>
            </w:tcMar>
          </w:tcPr>
          <w:p w14:paraId="298FDBBE" w14:textId="47E2D3DE"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淨股數</w:t>
            </w:r>
          </w:p>
        </w:tc>
        <w:tc>
          <w:tcPr>
            <w:tcW w:w="1418" w:type="dxa"/>
            <w:tcBorders>
              <w:top w:val="single" w:sz="6" w:space="0" w:color="auto"/>
              <w:left w:val="single" w:sz="12" w:space="0" w:color="auto"/>
              <w:bottom w:val="single" w:sz="6" w:space="0" w:color="auto"/>
              <w:right w:val="single" w:sz="6" w:space="0" w:color="auto"/>
            </w:tcBorders>
          </w:tcPr>
          <w:p w14:paraId="4BADD9F2" w14:textId="10971D25" w:rsidR="006D4DCC" w:rsidRPr="61EB197C" w:rsidRDefault="006D4DCC" w:rsidP="001A6B52">
            <w:pPr>
              <w:jc w:val="center"/>
              <w:rPr>
                <w:rFonts w:ascii="標楷體" w:eastAsia="標楷體" w:hAnsi="標楷體" w:cs="標楷體"/>
                <w:color w:val="000000" w:themeColor="text1"/>
                <w:szCs w:val="24"/>
              </w:rPr>
            </w:pPr>
            <w:r w:rsidRPr="007264DC">
              <w:rPr>
                <w:rFonts w:ascii="Times New Roman" w:eastAsia="標楷體" w:hAnsi="Times New Roman" w:cs="Times New Roman"/>
              </w:rPr>
              <w:t>INTEGER</w:t>
            </w:r>
          </w:p>
        </w:tc>
        <w:tc>
          <w:tcPr>
            <w:tcW w:w="1417" w:type="dxa"/>
            <w:tcBorders>
              <w:top w:val="single" w:sz="6" w:space="0" w:color="auto"/>
              <w:left w:val="single" w:sz="12" w:space="0" w:color="auto"/>
              <w:bottom w:val="single" w:sz="6" w:space="0" w:color="auto"/>
              <w:right w:val="single" w:sz="6" w:space="0" w:color="auto"/>
            </w:tcBorders>
            <w:vAlign w:val="center"/>
          </w:tcPr>
          <w:p w14:paraId="659A202F"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0EEDD953" w14:textId="2003B662"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sidRPr="1AD17FEB">
              <w:rPr>
                <w:rFonts w:ascii="Times New Roman" w:eastAsia="標楷體" w:hAnsi="Times New Roman" w:cs="Times New Roman"/>
              </w:rPr>
              <w:t>是</w:t>
            </w:r>
          </w:p>
        </w:tc>
        <w:tc>
          <w:tcPr>
            <w:tcW w:w="1379" w:type="dxa"/>
            <w:tcBorders>
              <w:top w:val="single" w:sz="6" w:space="0" w:color="auto"/>
              <w:left w:val="single" w:sz="12" w:space="0" w:color="auto"/>
              <w:bottom w:val="single" w:sz="6" w:space="0" w:color="auto"/>
              <w:right w:val="single" w:sz="6" w:space="0" w:color="auto"/>
            </w:tcBorders>
          </w:tcPr>
          <w:p w14:paraId="646184D4" w14:textId="01595FCA"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Pr>
                <w:rFonts w:ascii="Times New Roman" w:eastAsia="標楷體" w:hAnsi="Times New Roman" w:cs="Times New Roman" w:hint="eastAsia"/>
              </w:rPr>
              <w:t>0</w:t>
            </w:r>
          </w:p>
        </w:tc>
      </w:tr>
      <w:tr w:rsidR="006D4DCC" w14:paraId="0561F89D" w14:textId="77777777" w:rsidTr="00930EB6">
        <w:trPr>
          <w:trHeight w:val="300"/>
        </w:trPr>
        <w:tc>
          <w:tcPr>
            <w:tcW w:w="2119" w:type="dxa"/>
            <w:tcBorders>
              <w:top w:val="single" w:sz="6" w:space="0" w:color="auto"/>
              <w:left w:val="single" w:sz="6" w:space="0" w:color="auto"/>
              <w:bottom w:val="single" w:sz="6" w:space="0" w:color="auto"/>
              <w:right w:val="single" w:sz="6" w:space="0" w:color="auto"/>
            </w:tcBorders>
            <w:tcMar>
              <w:left w:w="105" w:type="dxa"/>
              <w:right w:w="105" w:type="dxa"/>
            </w:tcMar>
          </w:tcPr>
          <w:p w14:paraId="2CB51223" w14:textId="479E9EF5" w:rsidR="006D4DCC" w:rsidRPr="61EB197C" w:rsidRDefault="006D4DCC" w:rsidP="001A6B52">
            <w:pPr>
              <w:jc w:val="center"/>
              <w:rPr>
                <w:rFonts w:ascii="標楷體" w:eastAsia="標楷體" w:hAnsi="標楷體" w:cs="標楷體"/>
                <w:color w:val="000000" w:themeColor="text1"/>
                <w:szCs w:val="24"/>
              </w:rPr>
            </w:pPr>
            <w:r w:rsidRPr="008D3DC7">
              <w:rPr>
                <w:rFonts w:ascii="Times New Roman" w:eastAsia="標楷體" w:hAnsi="Times New Roman" w:cs="Times New Roman"/>
              </w:rPr>
              <w:t>eligible_shares</w:t>
            </w:r>
          </w:p>
        </w:tc>
        <w:tc>
          <w:tcPr>
            <w:tcW w:w="1417" w:type="dxa"/>
            <w:tcBorders>
              <w:top w:val="single" w:sz="6" w:space="0" w:color="auto"/>
              <w:left w:val="single" w:sz="6" w:space="0" w:color="auto"/>
              <w:bottom w:val="single" w:sz="6" w:space="0" w:color="auto"/>
              <w:right w:val="single" w:sz="12" w:space="0" w:color="auto"/>
            </w:tcBorders>
            <w:tcMar>
              <w:left w:w="105" w:type="dxa"/>
              <w:right w:w="105" w:type="dxa"/>
            </w:tcMar>
          </w:tcPr>
          <w:p w14:paraId="398584CF" w14:textId="63E6D778"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符合的股數</w:t>
            </w:r>
          </w:p>
        </w:tc>
        <w:tc>
          <w:tcPr>
            <w:tcW w:w="1418" w:type="dxa"/>
            <w:tcBorders>
              <w:top w:val="single" w:sz="6" w:space="0" w:color="auto"/>
              <w:left w:val="single" w:sz="12" w:space="0" w:color="auto"/>
              <w:bottom w:val="single" w:sz="6" w:space="0" w:color="auto"/>
              <w:right w:val="single" w:sz="6" w:space="0" w:color="auto"/>
            </w:tcBorders>
          </w:tcPr>
          <w:p w14:paraId="5244C699" w14:textId="1045CF60" w:rsidR="006D4DCC" w:rsidRPr="61EB197C" w:rsidRDefault="006D4DCC" w:rsidP="001A6B52">
            <w:pPr>
              <w:jc w:val="center"/>
              <w:rPr>
                <w:rFonts w:ascii="標楷體" w:eastAsia="標楷體" w:hAnsi="標楷體" w:cs="標楷體"/>
                <w:color w:val="000000" w:themeColor="text1"/>
                <w:szCs w:val="24"/>
              </w:rPr>
            </w:pPr>
            <w:r w:rsidRPr="007264DC">
              <w:rPr>
                <w:rFonts w:ascii="Times New Roman" w:eastAsia="標楷體" w:hAnsi="Times New Roman" w:cs="Times New Roman"/>
              </w:rPr>
              <w:t>integer</w:t>
            </w:r>
          </w:p>
        </w:tc>
        <w:tc>
          <w:tcPr>
            <w:tcW w:w="1417" w:type="dxa"/>
            <w:tcBorders>
              <w:top w:val="single" w:sz="6" w:space="0" w:color="auto"/>
              <w:left w:val="single" w:sz="12" w:space="0" w:color="auto"/>
              <w:bottom w:val="single" w:sz="6" w:space="0" w:color="auto"/>
              <w:right w:val="single" w:sz="6" w:space="0" w:color="auto"/>
            </w:tcBorders>
            <w:vAlign w:val="center"/>
          </w:tcPr>
          <w:p w14:paraId="3383CDC6"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6279F7E0" w14:textId="77777777"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p>
        </w:tc>
        <w:tc>
          <w:tcPr>
            <w:tcW w:w="1417" w:type="dxa"/>
            <w:tcBorders>
              <w:top w:val="single" w:sz="6" w:space="0" w:color="auto"/>
              <w:left w:val="single" w:sz="12" w:space="0" w:color="auto"/>
              <w:bottom w:val="single" w:sz="6" w:space="0" w:color="auto"/>
              <w:right w:val="single" w:sz="6" w:space="0" w:color="auto"/>
            </w:tcBorders>
          </w:tcPr>
          <w:p w14:paraId="7C272922" w14:textId="5CBC717A"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r>
              <w:rPr>
                <w:rFonts w:ascii="Times New Roman" w:eastAsia="標楷體" w:hAnsi="Times New Roman" w:cs="Times New Roman" w:hint="eastAsia"/>
              </w:rPr>
              <w:t>0</w:t>
            </w:r>
          </w:p>
        </w:tc>
      </w:tr>
      <w:tr w:rsidR="006D4DCC" w14:paraId="27D62C0C" w14:textId="77777777" w:rsidTr="00930EB6">
        <w:trPr>
          <w:trHeight w:val="300"/>
        </w:trPr>
        <w:tc>
          <w:tcPr>
            <w:tcW w:w="2119" w:type="dxa"/>
            <w:tcBorders>
              <w:top w:val="single" w:sz="6" w:space="0" w:color="auto"/>
              <w:left w:val="single" w:sz="6" w:space="0" w:color="auto"/>
              <w:bottom w:val="single" w:sz="6" w:space="0" w:color="auto"/>
              <w:right w:val="single" w:sz="6" w:space="0" w:color="auto"/>
            </w:tcBorders>
            <w:tcMar>
              <w:left w:w="105" w:type="dxa"/>
              <w:right w:w="105" w:type="dxa"/>
            </w:tcMar>
          </w:tcPr>
          <w:p w14:paraId="5EACAB87" w14:textId="2B44FF89" w:rsidR="006D4DCC" w:rsidRPr="61EB197C" w:rsidRDefault="006D4DCC" w:rsidP="001A6B52">
            <w:pPr>
              <w:jc w:val="center"/>
              <w:rPr>
                <w:rFonts w:ascii="標楷體" w:eastAsia="標楷體" w:hAnsi="標楷體" w:cs="標楷體"/>
                <w:color w:val="000000" w:themeColor="text1"/>
                <w:szCs w:val="24"/>
              </w:rPr>
            </w:pPr>
            <w:r w:rsidRPr="008D3DC7">
              <w:rPr>
                <w:rFonts w:ascii="Times New Roman" w:eastAsia="標楷體" w:hAnsi="Times New Roman" w:cs="Times New Roman"/>
              </w:rPr>
              <w:t>ex_dividend_date</w:t>
            </w:r>
          </w:p>
        </w:tc>
        <w:tc>
          <w:tcPr>
            <w:tcW w:w="1417" w:type="dxa"/>
            <w:tcBorders>
              <w:top w:val="single" w:sz="6" w:space="0" w:color="auto"/>
              <w:left w:val="single" w:sz="6" w:space="0" w:color="auto"/>
              <w:bottom w:val="single" w:sz="6" w:space="0" w:color="auto"/>
              <w:right w:val="single" w:sz="12" w:space="0" w:color="auto"/>
            </w:tcBorders>
            <w:tcMar>
              <w:left w:w="105" w:type="dxa"/>
              <w:right w:w="105" w:type="dxa"/>
            </w:tcMar>
          </w:tcPr>
          <w:p w14:paraId="213D40D9" w14:textId="29E4FF0C" w:rsidR="006D4DCC" w:rsidRPr="61EB197C" w:rsidRDefault="006D4DCC" w:rsidP="001A6B52">
            <w:pPr>
              <w:jc w:val="center"/>
              <w:rPr>
                <w:rFonts w:ascii="標楷體" w:eastAsia="標楷體" w:hAnsi="標楷體" w:cs="標楷體"/>
                <w:color w:val="000000" w:themeColor="text1"/>
                <w:szCs w:val="24"/>
              </w:rPr>
            </w:pPr>
            <w:r>
              <w:rPr>
                <w:rFonts w:ascii="Times New Roman" w:eastAsia="標楷體" w:hAnsi="Times New Roman" w:cs="Times New Roman" w:hint="eastAsia"/>
              </w:rPr>
              <w:t>除息日期</w:t>
            </w:r>
          </w:p>
        </w:tc>
        <w:tc>
          <w:tcPr>
            <w:tcW w:w="1418" w:type="dxa"/>
            <w:tcBorders>
              <w:top w:val="single" w:sz="6" w:space="0" w:color="auto"/>
              <w:left w:val="single" w:sz="12" w:space="0" w:color="auto"/>
              <w:bottom w:val="single" w:sz="6" w:space="0" w:color="auto"/>
              <w:right w:val="single" w:sz="6" w:space="0" w:color="auto"/>
            </w:tcBorders>
          </w:tcPr>
          <w:p w14:paraId="45ED8066" w14:textId="6131572C" w:rsidR="006D4DCC" w:rsidRPr="61EB197C" w:rsidRDefault="006D4DCC" w:rsidP="001A6B52">
            <w:pPr>
              <w:jc w:val="center"/>
              <w:rPr>
                <w:rFonts w:ascii="標楷體" w:eastAsia="標楷體" w:hAnsi="標楷體" w:cs="標楷體"/>
                <w:color w:val="000000" w:themeColor="text1"/>
                <w:szCs w:val="24"/>
              </w:rPr>
            </w:pPr>
            <w:r w:rsidRPr="1AD17FEB">
              <w:rPr>
                <w:rFonts w:ascii="Times New Roman" w:eastAsia="標楷體" w:hAnsi="Times New Roman" w:cs="Times New Roman"/>
              </w:rPr>
              <w:t>text</w:t>
            </w:r>
          </w:p>
        </w:tc>
        <w:tc>
          <w:tcPr>
            <w:tcW w:w="1417" w:type="dxa"/>
            <w:tcBorders>
              <w:top w:val="single" w:sz="6" w:space="0" w:color="auto"/>
              <w:left w:val="single" w:sz="12" w:space="0" w:color="auto"/>
              <w:bottom w:val="single" w:sz="6" w:space="0" w:color="auto"/>
              <w:right w:val="single" w:sz="6" w:space="0" w:color="auto"/>
            </w:tcBorders>
            <w:vAlign w:val="center"/>
          </w:tcPr>
          <w:p w14:paraId="4363B267" w14:textId="77777777" w:rsidR="006D4DCC" w:rsidRPr="61EB197C" w:rsidRDefault="006D4DCC" w:rsidP="001A6B52">
            <w:pPr>
              <w:jc w:val="center"/>
              <w:rPr>
                <w:rFonts w:ascii="標楷體" w:eastAsia="標楷體" w:hAnsi="標楷體" w:cs="標楷體"/>
                <w:color w:val="000000" w:themeColor="text1"/>
                <w:szCs w:val="24"/>
              </w:rPr>
            </w:pPr>
          </w:p>
        </w:tc>
        <w:tc>
          <w:tcPr>
            <w:tcW w:w="1418" w:type="dxa"/>
            <w:tcBorders>
              <w:top w:val="single" w:sz="6" w:space="0" w:color="auto"/>
              <w:left w:val="single" w:sz="6" w:space="0" w:color="auto"/>
              <w:bottom w:val="single" w:sz="6" w:space="0" w:color="auto"/>
              <w:right w:val="single" w:sz="12" w:space="0" w:color="auto"/>
            </w:tcBorders>
            <w:tcMar>
              <w:left w:w="105" w:type="dxa"/>
              <w:right w:w="105" w:type="dxa"/>
            </w:tcMar>
          </w:tcPr>
          <w:p w14:paraId="62C00217" w14:textId="77777777"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p>
        </w:tc>
        <w:tc>
          <w:tcPr>
            <w:tcW w:w="1417" w:type="dxa"/>
            <w:tcBorders>
              <w:top w:val="single" w:sz="6" w:space="0" w:color="auto"/>
              <w:left w:val="single" w:sz="12" w:space="0" w:color="auto"/>
              <w:bottom w:val="single" w:sz="6" w:space="0" w:color="auto"/>
              <w:right w:val="single" w:sz="6" w:space="0" w:color="auto"/>
            </w:tcBorders>
          </w:tcPr>
          <w:p w14:paraId="7B1D230A" w14:textId="77777777" w:rsidR="006D4DCC" w:rsidRPr="61EB197C" w:rsidRDefault="006D4DCC" w:rsidP="001A6B52">
            <w:pPr>
              <w:tabs>
                <w:tab w:val="left" w:pos="900"/>
                <w:tab w:val="right" w:leader="dot" w:pos="8777"/>
              </w:tabs>
              <w:jc w:val="center"/>
              <w:rPr>
                <w:rFonts w:ascii="標楷體" w:eastAsia="標楷體" w:hAnsi="標楷體" w:cs="標楷體"/>
                <w:color w:val="000000" w:themeColor="text1"/>
                <w:szCs w:val="24"/>
              </w:rPr>
            </w:pPr>
          </w:p>
        </w:tc>
      </w:tr>
    </w:tbl>
    <w:p w14:paraId="186154D1" w14:textId="7ADCDE25" w:rsidR="00C769B2" w:rsidRDefault="00C769B2" w:rsidP="0B661A0D">
      <w:pPr>
        <w:widowControl/>
        <w:jc w:val="center"/>
      </w:pPr>
      <w:r>
        <w:rPr>
          <w:noProof/>
        </w:rPr>
        <w:lastRenderedPageBreak/>
        <w:drawing>
          <wp:inline distT="0" distB="0" distL="0" distR="0" wp14:anchorId="71DFD449" wp14:editId="03874B66">
            <wp:extent cx="3105150" cy="4311890"/>
            <wp:effectExtent l="0" t="0" r="0" b="0"/>
            <wp:docPr id="583698528" name="圖片 58369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105150" cy="4311890"/>
                    </a:xfrm>
                    <a:prstGeom prst="rect">
                      <a:avLst/>
                    </a:prstGeom>
                  </pic:spPr>
                </pic:pic>
              </a:graphicData>
            </a:graphic>
          </wp:inline>
        </w:drawing>
      </w:r>
    </w:p>
    <w:p w14:paraId="1D88A1C5" w14:textId="77777777" w:rsidR="0067693B" w:rsidRDefault="0067693B">
      <w:pPr>
        <w:widowControl/>
      </w:pPr>
    </w:p>
    <w:p w14:paraId="70B8BF38" w14:textId="7BA72D4A" w:rsidR="00586968" w:rsidRPr="00AC72E7" w:rsidRDefault="0067693B" w:rsidP="00AC72E7">
      <w:pPr>
        <w:jc w:val="center"/>
        <w:outlineLvl w:val="0"/>
        <w:rPr>
          <w:rFonts w:ascii="Times New Roman" w:eastAsia="標楷體" w:hAnsi="Times New Roman" w:cs="Times New Roman"/>
        </w:rPr>
      </w:pPr>
      <w:bookmarkStart w:id="124" w:name="_Toc184000938"/>
      <w:r w:rsidRPr="00AC72E7">
        <w:rPr>
          <w:rFonts w:ascii="Times New Roman" w:eastAsia="標楷體" w:hAnsi="Times New Roman" w:cs="Times New Roman" w:hint="eastAsia"/>
        </w:rPr>
        <w:t>圖</w:t>
      </w:r>
      <w:r w:rsidRPr="00AC72E7">
        <w:rPr>
          <w:rFonts w:ascii="Times New Roman" w:eastAsia="標楷體" w:hAnsi="Times New Roman" w:cs="Times New Roman" w:hint="eastAsia"/>
        </w:rPr>
        <w:t>3.</w:t>
      </w:r>
      <w:r w:rsidR="12F61EED" w:rsidRPr="12F61EED">
        <w:rPr>
          <w:rFonts w:ascii="Times New Roman" w:eastAsia="標楷體" w:hAnsi="Times New Roman" w:cs="Times New Roman"/>
        </w:rPr>
        <w:t xml:space="preserve">18  </w:t>
      </w:r>
      <w:r w:rsidRPr="00AC72E7">
        <w:rPr>
          <w:rFonts w:ascii="Times New Roman" w:eastAsia="標楷體" w:hAnsi="Times New Roman" w:cs="Times New Roman" w:hint="eastAsia"/>
        </w:rPr>
        <w:t>股票資料輸入</w:t>
      </w:r>
      <w:bookmarkEnd w:id="124"/>
    </w:p>
    <w:p w14:paraId="25651C11" w14:textId="77777777" w:rsidR="00586968" w:rsidRDefault="00586968">
      <w:pPr>
        <w:widowControl/>
      </w:pPr>
      <w:r>
        <w:br w:type="page"/>
      </w:r>
    </w:p>
    <w:p w14:paraId="05D27460" w14:textId="3F7DDE2F" w:rsidR="00B7104C" w:rsidRPr="003E5A1E" w:rsidRDefault="00B7104C" w:rsidP="00B7104C">
      <w:pPr>
        <w:pStyle w:val="a3"/>
        <w:spacing w:beforeLines="50" w:before="180" w:afterLines="50" w:after="180"/>
        <w:ind w:leftChars="0"/>
        <w:outlineLvl w:val="0"/>
        <w:rPr>
          <w:rFonts w:ascii="Times New Roman" w:eastAsia="標楷體" w:hAnsi="Times New Roman" w:cs="Times New Roman"/>
          <w:b/>
        </w:rPr>
      </w:pPr>
      <w:bookmarkStart w:id="125" w:name="_Toc939240177"/>
      <w:bookmarkStart w:id="126" w:name="_Toc184000939"/>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1.2.1</w:t>
      </w:r>
      <w:r>
        <w:rPr>
          <w:rFonts w:ascii="Times New Roman" w:eastAsia="標楷體" w:hAnsi="Times New Roman" w:cs="Times New Roman" w:hint="eastAsia"/>
          <w:b/>
        </w:rPr>
        <w:t>提交資料</w:t>
      </w:r>
      <w:bookmarkEnd w:id="125"/>
      <w:bookmarkEnd w:id="126"/>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111"/>
        <w:gridCol w:w="2126"/>
        <w:gridCol w:w="2111"/>
        <w:gridCol w:w="2111"/>
      </w:tblGrid>
      <w:tr w:rsidR="224498A2" w14:paraId="449A9B58"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F6D723C" w14:textId="323ECFF7" w:rsidR="224498A2" w:rsidRDefault="224498A2" w:rsidP="224498A2">
            <w:pPr>
              <w:rPr>
                <w:rFonts w:ascii="Times New Roman" w:eastAsia="Times New Roman" w:hAnsi="Times New Roman" w:cs="Times New Roman"/>
                <w:color w:val="000000" w:themeColor="text1"/>
                <w:szCs w:val="24"/>
              </w:rPr>
            </w:pPr>
            <w:r w:rsidRPr="224498A2">
              <w:rPr>
                <w:rFonts w:ascii="標楷體" w:eastAsia="標楷體" w:hAnsi="標楷體" w:cs="標楷體"/>
                <w:color w:val="000000" w:themeColor="text1"/>
                <w:szCs w:val="24"/>
              </w:rPr>
              <w:t>表單編號：</w:t>
            </w:r>
            <w:r w:rsidRPr="224498A2">
              <w:rPr>
                <w:rFonts w:ascii="Times New Roman" w:eastAsia="Times New Roman" w:hAnsi="Times New Roman" w:cs="Times New Roman"/>
                <w:color w:val="000000" w:themeColor="text1"/>
                <w:szCs w:val="24"/>
              </w:rPr>
              <w:t>1.2.1</w:t>
            </w:r>
          </w:p>
        </w:tc>
      </w:tr>
      <w:tr w:rsidR="224498A2" w14:paraId="102B912E"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0696DDB9" w14:textId="22474653"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功能名稱：提交資料</w:t>
            </w:r>
          </w:p>
        </w:tc>
      </w:tr>
      <w:tr w:rsidR="224498A2" w14:paraId="17458388"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47BA9676" w14:textId="6B97461D" w:rsidR="224498A2" w:rsidRDefault="224498A2" w:rsidP="224498A2">
            <w:pPr>
              <w:rPr>
                <w:rFonts w:ascii="Times New Roman" w:eastAsia="Times New Roman" w:hAnsi="Times New Roman" w:cs="Times New Roman"/>
                <w:color w:val="000000" w:themeColor="text1"/>
                <w:szCs w:val="24"/>
              </w:rPr>
            </w:pPr>
            <w:r w:rsidRPr="224498A2">
              <w:rPr>
                <w:rFonts w:ascii="標楷體" w:eastAsia="標楷體" w:hAnsi="標楷體" w:cs="標楷體"/>
                <w:color w:val="000000" w:themeColor="text1"/>
                <w:szCs w:val="24"/>
              </w:rPr>
              <w:t>功能說明：顯示資料已成功提交頁面</w:t>
            </w:r>
            <w:r w:rsidRPr="224498A2">
              <w:rPr>
                <w:rFonts w:ascii="Times New Roman" w:eastAsia="Times New Roman" w:hAnsi="Times New Roman" w:cs="Times New Roman"/>
                <w:color w:val="000000" w:themeColor="text1"/>
                <w:szCs w:val="24"/>
              </w:rPr>
              <w:t>。</w:t>
            </w:r>
          </w:p>
        </w:tc>
      </w:tr>
      <w:tr w:rsidR="224498A2" w14:paraId="6280F9CC"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0EFFCACB" w14:textId="64A5ABAA" w:rsidR="224498A2" w:rsidRDefault="224498A2" w:rsidP="224498A2">
            <w:pPr>
              <w:jc w:val="both"/>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限制條件：一般使用者皆可使用</w:t>
            </w:r>
          </w:p>
        </w:tc>
      </w:tr>
      <w:tr w:rsidR="224498A2" w14:paraId="4A3DB980"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727EAA00" w14:textId="593B0535" w:rsidR="224498A2" w:rsidRDefault="224498A2" w:rsidP="224498A2">
            <w:pPr>
              <w:jc w:val="both"/>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觸發器：點擊「提交資料」按鈕</w:t>
            </w:r>
          </w:p>
        </w:tc>
      </w:tr>
      <w:tr w:rsidR="224498A2" w14:paraId="4F598CD0" w14:textId="77777777" w:rsidTr="224498A2">
        <w:trPr>
          <w:trHeight w:val="300"/>
        </w:trPr>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8F9CD60" w14:textId="1282E3D0"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輸入介面：滑鼠、鍵盤</w:t>
            </w:r>
          </w:p>
        </w:tc>
        <w:tc>
          <w:tcPr>
            <w:tcW w:w="4222"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700AA39F" w14:textId="743A197B"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輸出介面：螢幕、資料已提交頁面</w:t>
            </w:r>
          </w:p>
        </w:tc>
      </w:tr>
      <w:tr w:rsidR="224498A2" w14:paraId="00D5A30C" w14:textId="77777777" w:rsidTr="00831E5A">
        <w:trPr>
          <w:trHeight w:val="300"/>
        </w:trPr>
        <w:tc>
          <w:tcPr>
            <w:tcW w:w="211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2B786C61" w14:textId="128FC5D0" w:rsidR="224498A2" w:rsidRDefault="224498A2" w:rsidP="00831E5A">
            <w:pPr>
              <w:jc w:val="center"/>
              <w:rPr>
                <w:rFonts w:ascii="Times New Roman" w:eastAsia="Times New Roman" w:hAnsi="Times New Roman" w:cs="Times New Roman"/>
                <w:color w:val="000000" w:themeColor="text1"/>
                <w:szCs w:val="24"/>
              </w:rPr>
            </w:pPr>
            <w:r w:rsidRPr="224498A2">
              <w:rPr>
                <w:rFonts w:ascii="Times New Roman" w:eastAsia="Times New Roman" w:hAnsi="Times New Roman" w:cs="Times New Roman"/>
                <w:color w:val="000000" w:themeColor="text1"/>
                <w:szCs w:val="24"/>
              </w:rPr>
              <w:t>Input</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460268B" w14:textId="42A1A3A3" w:rsidR="224498A2" w:rsidRDefault="224498A2" w:rsidP="00831E5A">
            <w:pPr>
              <w:jc w:val="center"/>
              <w:rPr>
                <w:rFonts w:ascii="Times New Roman" w:eastAsia="Times New Roman" w:hAnsi="Times New Roman" w:cs="Times New Roman"/>
                <w:color w:val="000000" w:themeColor="text1"/>
                <w:szCs w:val="24"/>
              </w:rPr>
            </w:pPr>
            <w:r w:rsidRPr="224498A2">
              <w:rPr>
                <w:rFonts w:ascii="Times New Roman" w:eastAsia="Times New Roman" w:hAnsi="Times New Roman" w:cs="Times New Roman"/>
                <w:color w:val="000000" w:themeColor="text1"/>
                <w:szCs w:val="24"/>
              </w:rPr>
              <w:t>Process</w:t>
            </w:r>
          </w:p>
        </w:tc>
        <w:tc>
          <w:tcPr>
            <w:tcW w:w="211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64DE4FFB" w14:textId="18E49310" w:rsidR="224498A2" w:rsidRDefault="224498A2" w:rsidP="00831E5A">
            <w:pPr>
              <w:jc w:val="center"/>
              <w:rPr>
                <w:rFonts w:ascii="Times New Roman" w:eastAsia="Times New Roman" w:hAnsi="Times New Roman" w:cs="Times New Roman"/>
                <w:color w:val="000000" w:themeColor="text1"/>
                <w:szCs w:val="24"/>
              </w:rPr>
            </w:pPr>
            <w:r w:rsidRPr="224498A2">
              <w:rPr>
                <w:rFonts w:ascii="Times New Roman" w:eastAsia="Times New Roman" w:hAnsi="Times New Roman" w:cs="Times New Roman"/>
                <w:color w:val="000000" w:themeColor="text1"/>
                <w:szCs w:val="24"/>
              </w:rPr>
              <w:t>Output</w:t>
            </w:r>
          </w:p>
        </w:tc>
      </w:tr>
      <w:tr w:rsidR="224498A2" w14:paraId="3BA2F0E8" w14:textId="77777777" w:rsidTr="224498A2">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E8DA5D" w14:textId="48BFF3EF"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點擊「提交資料」按鈕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C2F1F0" w14:textId="26690F31"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讀取頁面</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DA8805B" w14:textId="5543651C" w:rsidR="224498A2" w:rsidRDefault="224498A2" w:rsidP="224498A2">
            <w:pPr>
              <w:tabs>
                <w:tab w:val="left" w:pos="900"/>
                <w:tab w:val="right" w:leader="dot" w:pos="8777"/>
              </w:tabs>
              <w:rPr>
                <w:rFonts w:ascii="Times New Roman" w:eastAsia="Times New Roman" w:hAnsi="Times New Roman" w:cs="Times New Roman"/>
                <w:color w:val="000000" w:themeColor="text1"/>
                <w:szCs w:val="24"/>
              </w:rPr>
            </w:pPr>
            <w:r w:rsidRPr="224498A2">
              <w:rPr>
                <w:rFonts w:ascii="標楷體" w:eastAsia="標楷體" w:hAnsi="標楷體" w:cs="標楷體"/>
                <w:color w:val="000000" w:themeColor="text1"/>
                <w:szCs w:val="24"/>
              </w:rPr>
              <w:t>顯示「資料已提交」頁面</w:t>
            </w:r>
            <w:r w:rsidRPr="224498A2">
              <w:rPr>
                <w:rFonts w:ascii="Times New Roman" w:eastAsia="Times New Roman" w:hAnsi="Times New Roman" w:cs="Times New Roman"/>
                <w:color w:val="000000" w:themeColor="text1"/>
                <w:szCs w:val="24"/>
              </w:rPr>
              <w:t xml:space="preserve"> </w:t>
            </w:r>
          </w:p>
        </w:tc>
      </w:tr>
      <w:tr w:rsidR="224498A2" w14:paraId="28CBA928" w14:textId="77777777" w:rsidTr="224498A2">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1F5871" w14:textId="4AFE7296"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點擊「查看所有資料」按鈕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4163D95" w14:textId="7F50698D"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讀取頁面</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A4DFF83" w14:textId="1DA186C7" w:rsidR="224498A2" w:rsidRDefault="224498A2" w:rsidP="224498A2">
            <w:pPr>
              <w:tabs>
                <w:tab w:val="left" w:pos="900"/>
                <w:tab w:val="right" w:leader="dot" w:pos="8777"/>
              </w:tabs>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顯示「股票資料檢視」頁面</w:t>
            </w:r>
          </w:p>
        </w:tc>
      </w:tr>
      <w:tr w:rsidR="224498A2" w14:paraId="43FB46A1" w14:textId="77777777" w:rsidTr="224498A2">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502D17" w14:textId="04B748B9"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點擊「查看統計資訊」按鈕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38B1690" w14:textId="6A22CB69"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讀取頁面</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E0F72CF" w14:textId="2D2E2DAA" w:rsidR="224498A2" w:rsidRDefault="224498A2" w:rsidP="224498A2">
            <w:pPr>
              <w:tabs>
                <w:tab w:val="left" w:pos="900"/>
                <w:tab w:val="right" w:leader="dot" w:pos="8777"/>
              </w:tabs>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顯示「股票統計資訊」頁面</w:t>
            </w:r>
          </w:p>
        </w:tc>
      </w:tr>
    </w:tbl>
    <w:p w14:paraId="354F27E4" w14:textId="77777777" w:rsidR="00831E5A" w:rsidRDefault="00831E5A" w:rsidP="00B7104C">
      <w:pPr>
        <w:widowControl/>
        <w:jc w:val="center"/>
      </w:pPr>
    </w:p>
    <w:p w14:paraId="55DED51D" w14:textId="52B2ED87" w:rsidR="224498A2" w:rsidRDefault="224498A2" w:rsidP="00B7104C">
      <w:pPr>
        <w:widowControl/>
        <w:jc w:val="center"/>
      </w:pPr>
      <w:r>
        <w:rPr>
          <w:noProof/>
        </w:rPr>
        <w:drawing>
          <wp:inline distT="0" distB="0" distL="0" distR="0" wp14:anchorId="06A64E93" wp14:editId="557C5611">
            <wp:extent cx="3300730" cy="876300"/>
            <wp:effectExtent l="0" t="0" r="0" b="0"/>
            <wp:docPr id="1923640175" name="圖片 192364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23640175"/>
                    <pic:cNvPicPr/>
                  </pic:nvPicPr>
                  <pic:blipFill rotWithShape="1">
                    <a:blip r:embed="rId59">
                      <a:extLst>
                        <a:ext uri="{28A0092B-C50C-407E-A947-70E740481C1C}">
                          <a14:useLocalDpi xmlns:a14="http://schemas.microsoft.com/office/drawing/2010/main" val="0"/>
                        </a:ext>
                      </a:extLst>
                    </a:blip>
                    <a:srcRect b="19764"/>
                    <a:stretch/>
                  </pic:blipFill>
                  <pic:spPr bwMode="auto">
                    <a:xfrm>
                      <a:off x="0" y="0"/>
                      <a:ext cx="3302669" cy="876815"/>
                    </a:xfrm>
                    <a:prstGeom prst="rect">
                      <a:avLst/>
                    </a:prstGeom>
                    <a:ln>
                      <a:noFill/>
                    </a:ln>
                    <a:extLst>
                      <a:ext uri="{53640926-AAD7-44D8-BBD7-CCE9431645EC}">
                        <a14:shadowObscured xmlns:a14="http://schemas.microsoft.com/office/drawing/2010/main"/>
                      </a:ext>
                    </a:extLst>
                  </pic:spPr>
                </pic:pic>
              </a:graphicData>
            </a:graphic>
          </wp:inline>
        </w:drawing>
      </w:r>
      <w:r>
        <w:br/>
      </w:r>
    </w:p>
    <w:p w14:paraId="36B9D9CE" w14:textId="30A951C9" w:rsidR="00831E5A" w:rsidRPr="00AC72E7" w:rsidRDefault="007D6374" w:rsidP="00AC72E7">
      <w:pPr>
        <w:jc w:val="center"/>
        <w:outlineLvl w:val="0"/>
        <w:rPr>
          <w:rFonts w:ascii="Times New Roman" w:eastAsia="標楷體" w:hAnsi="Times New Roman" w:cs="Times New Roman"/>
        </w:rPr>
      </w:pPr>
      <w:bookmarkStart w:id="127" w:name="_Toc184000940"/>
      <w:r w:rsidRPr="00AC72E7">
        <w:rPr>
          <w:rFonts w:ascii="Times New Roman" w:eastAsia="標楷體" w:hAnsi="Times New Roman" w:cs="Times New Roman" w:hint="eastAsia"/>
        </w:rPr>
        <w:t>圖</w:t>
      </w:r>
      <w:r w:rsidRPr="00AC72E7">
        <w:rPr>
          <w:rFonts w:ascii="Times New Roman" w:eastAsia="標楷體" w:hAnsi="Times New Roman" w:cs="Times New Roman" w:hint="eastAsia"/>
        </w:rPr>
        <w:t>3.</w:t>
      </w:r>
      <w:r w:rsidR="78C9456C" w:rsidRPr="78C9456C">
        <w:rPr>
          <w:rFonts w:ascii="Times New Roman" w:eastAsia="標楷體" w:hAnsi="Times New Roman" w:cs="Times New Roman"/>
        </w:rPr>
        <w:t xml:space="preserve">17 </w:t>
      </w:r>
      <w:r w:rsidRPr="00AC72E7">
        <w:rPr>
          <w:rFonts w:ascii="Times New Roman" w:eastAsia="標楷體" w:hAnsi="Times New Roman" w:cs="Times New Roman" w:hint="eastAsia"/>
        </w:rPr>
        <w:t>提交資料</w:t>
      </w:r>
      <w:bookmarkEnd w:id="127"/>
    </w:p>
    <w:p w14:paraId="2DC416F6" w14:textId="77777777" w:rsidR="00831E5A" w:rsidRDefault="00831E5A">
      <w:pPr>
        <w:widowControl/>
      </w:pPr>
      <w:r>
        <w:br w:type="page"/>
      </w:r>
    </w:p>
    <w:p w14:paraId="3F7C784B" w14:textId="72D2F053" w:rsidR="00B7104C" w:rsidRPr="003E5A1E" w:rsidRDefault="00B7104C" w:rsidP="00B7104C">
      <w:pPr>
        <w:pStyle w:val="a3"/>
        <w:spacing w:beforeLines="50" w:before="180" w:afterLines="50" w:after="180"/>
        <w:ind w:leftChars="0"/>
        <w:outlineLvl w:val="0"/>
        <w:rPr>
          <w:rFonts w:ascii="Times New Roman" w:eastAsia="標楷體" w:hAnsi="Times New Roman" w:cs="Times New Roman"/>
          <w:b/>
        </w:rPr>
      </w:pPr>
      <w:bookmarkStart w:id="128" w:name="_Toc2128090849"/>
      <w:bookmarkStart w:id="129" w:name="_Toc184000941"/>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1.2.2</w:t>
      </w:r>
      <w:r w:rsidR="00D015C5">
        <w:rPr>
          <w:rFonts w:ascii="Times New Roman" w:eastAsia="標楷體" w:hAnsi="Times New Roman" w:cs="Times New Roman" w:hint="eastAsia"/>
          <w:b/>
        </w:rPr>
        <w:t>查看所有資料</w:t>
      </w:r>
      <w:bookmarkEnd w:id="128"/>
      <w:bookmarkEnd w:id="129"/>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827"/>
        <w:gridCol w:w="1410"/>
        <w:gridCol w:w="1851"/>
        <w:gridCol w:w="2371"/>
      </w:tblGrid>
      <w:tr w:rsidR="224498A2" w14:paraId="1B860992"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24BCDD94" w14:textId="6DB01037" w:rsidR="224498A2" w:rsidRDefault="224498A2" w:rsidP="224498A2">
            <w:pPr>
              <w:rPr>
                <w:rFonts w:ascii="Times New Roman" w:eastAsia="Times New Roman" w:hAnsi="Times New Roman" w:cs="Times New Roman"/>
                <w:color w:val="000000" w:themeColor="text1"/>
                <w:szCs w:val="24"/>
              </w:rPr>
            </w:pPr>
            <w:r w:rsidRPr="224498A2">
              <w:rPr>
                <w:rFonts w:ascii="標楷體" w:eastAsia="標楷體" w:hAnsi="標楷體" w:cs="標楷體"/>
                <w:color w:val="000000" w:themeColor="text1"/>
                <w:szCs w:val="24"/>
              </w:rPr>
              <w:t>表單編號：</w:t>
            </w:r>
            <w:r w:rsidRPr="224498A2">
              <w:rPr>
                <w:rFonts w:ascii="Times New Roman" w:eastAsia="Times New Roman" w:hAnsi="Times New Roman" w:cs="Times New Roman"/>
                <w:color w:val="000000" w:themeColor="text1"/>
                <w:szCs w:val="24"/>
              </w:rPr>
              <w:t>1.2.2</w:t>
            </w:r>
          </w:p>
        </w:tc>
      </w:tr>
      <w:tr w:rsidR="224498A2" w14:paraId="47497CB4"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5D1964C8" w14:textId="20419147"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功能名稱：查看所有資料</w:t>
            </w:r>
          </w:p>
        </w:tc>
      </w:tr>
      <w:tr w:rsidR="224498A2" w14:paraId="15C10E92"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1649B0DD" w14:textId="3409F33C" w:rsidR="224498A2" w:rsidRDefault="224498A2" w:rsidP="224498A2">
            <w:pPr>
              <w:rPr>
                <w:rFonts w:ascii="Times New Roman" w:eastAsia="Times New Roman" w:hAnsi="Times New Roman" w:cs="Times New Roman"/>
                <w:color w:val="000000" w:themeColor="text1"/>
                <w:szCs w:val="24"/>
              </w:rPr>
            </w:pPr>
            <w:r w:rsidRPr="224498A2">
              <w:rPr>
                <w:rFonts w:ascii="標楷體" w:eastAsia="標楷體" w:hAnsi="標楷體" w:cs="標楷體"/>
                <w:color w:val="000000" w:themeColor="text1"/>
                <w:szCs w:val="24"/>
              </w:rPr>
              <w:t>功能說明：顯示使用者所輸入曾購買的股票名稱及代碼</w:t>
            </w:r>
            <w:r w:rsidRPr="224498A2">
              <w:rPr>
                <w:rFonts w:ascii="Times New Roman" w:eastAsia="Times New Roman" w:hAnsi="Times New Roman" w:cs="Times New Roman"/>
                <w:color w:val="000000" w:themeColor="text1"/>
                <w:szCs w:val="24"/>
              </w:rPr>
              <w:t>、</w:t>
            </w:r>
            <w:r w:rsidRPr="224498A2">
              <w:rPr>
                <w:rFonts w:ascii="標楷體" w:eastAsia="標楷體" w:hAnsi="標楷體" w:cs="標楷體"/>
                <w:color w:val="000000" w:themeColor="text1"/>
                <w:szCs w:val="24"/>
              </w:rPr>
              <w:t>交易時間、張數、價格</w:t>
            </w:r>
            <w:r w:rsidRPr="224498A2">
              <w:rPr>
                <w:rFonts w:ascii="Times New Roman" w:eastAsia="Times New Roman" w:hAnsi="Times New Roman" w:cs="Times New Roman"/>
                <w:color w:val="000000" w:themeColor="text1"/>
                <w:szCs w:val="24"/>
              </w:rPr>
              <w:t>、</w:t>
            </w:r>
            <w:r w:rsidRPr="224498A2">
              <w:rPr>
                <w:rFonts w:ascii="標楷體" w:eastAsia="標楷體" w:hAnsi="標楷體" w:cs="標楷體"/>
                <w:color w:val="000000" w:themeColor="text1"/>
                <w:szCs w:val="24"/>
              </w:rPr>
              <w:t>每股配息、交易紀錄、總價、關鍵字查詢，且可在「操作」進行資料刪除、返回表單頁面、前往統計頁面</w:t>
            </w:r>
            <w:r w:rsidRPr="224498A2">
              <w:rPr>
                <w:rFonts w:ascii="Times New Roman" w:eastAsia="Times New Roman" w:hAnsi="Times New Roman" w:cs="Times New Roman"/>
                <w:color w:val="000000" w:themeColor="text1"/>
                <w:szCs w:val="24"/>
              </w:rPr>
              <w:t>。</w:t>
            </w:r>
          </w:p>
        </w:tc>
      </w:tr>
      <w:tr w:rsidR="224498A2" w14:paraId="7FC8405A"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44CE4C43" w14:textId="29D2A11D" w:rsidR="224498A2" w:rsidRDefault="224498A2" w:rsidP="224498A2">
            <w:pPr>
              <w:jc w:val="both"/>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限制條件：一般使用者皆可使用</w:t>
            </w:r>
          </w:p>
        </w:tc>
      </w:tr>
      <w:tr w:rsidR="224498A2" w14:paraId="025349D1" w14:textId="77777777" w:rsidTr="224498A2">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4604AD7B" w14:textId="2FBD1A2A" w:rsidR="224498A2" w:rsidRDefault="224498A2" w:rsidP="224498A2">
            <w:pPr>
              <w:jc w:val="both"/>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觸發器：點擊頁面中</w:t>
            </w:r>
            <w:r w:rsidRPr="224498A2">
              <w:rPr>
                <w:rFonts w:ascii="Times New Roman" w:eastAsia="Times New Roman" w:hAnsi="Times New Roman" w:cs="Times New Roman"/>
                <w:color w:val="000000" w:themeColor="text1"/>
                <w:szCs w:val="24"/>
              </w:rPr>
              <w:t>「</w:t>
            </w:r>
            <w:r w:rsidRPr="224498A2">
              <w:rPr>
                <w:rFonts w:ascii="標楷體" w:eastAsia="標楷體" w:hAnsi="標楷體" w:cs="標楷體"/>
                <w:color w:val="000000" w:themeColor="text1"/>
                <w:szCs w:val="24"/>
              </w:rPr>
              <w:t>查看所有資料」按鈕</w:t>
            </w:r>
          </w:p>
        </w:tc>
      </w:tr>
      <w:tr w:rsidR="224498A2" w14:paraId="3B0B268D" w14:textId="77777777" w:rsidTr="224498A2">
        <w:trPr>
          <w:trHeight w:val="300"/>
        </w:trPr>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76D5EADD" w14:textId="0FDD8AF5"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輸入介面：滑鼠、鍵盤</w:t>
            </w:r>
          </w:p>
        </w:tc>
        <w:tc>
          <w:tcPr>
            <w:tcW w:w="4222"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8FF88A4" w14:textId="5F71865B"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輸出介面：螢幕、股票資料檢視頁面</w:t>
            </w:r>
          </w:p>
        </w:tc>
      </w:tr>
      <w:tr w:rsidR="224498A2" w14:paraId="276DEB3D" w14:textId="77777777" w:rsidTr="00831E5A">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2210DF0F" w14:textId="64BFDA8F" w:rsidR="224498A2" w:rsidRDefault="224498A2" w:rsidP="00831E5A">
            <w:pPr>
              <w:jc w:val="center"/>
              <w:rPr>
                <w:rFonts w:ascii="Times New Roman" w:eastAsia="Times New Roman" w:hAnsi="Times New Roman" w:cs="Times New Roman"/>
                <w:color w:val="000000" w:themeColor="text1"/>
                <w:szCs w:val="24"/>
              </w:rPr>
            </w:pPr>
            <w:r w:rsidRPr="224498A2">
              <w:rPr>
                <w:rFonts w:ascii="Times New Roman" w:eastAsia="Times New Roman" w:hAnsi="Times New Roman" w:cs="Times New Roman"/>
                <w:color w:val="000000" w:themeColor="text1"/>
                <w:szCs w:val="24"/>
              </w:rPr>
              <w:t>Input</w:t>
            </w:r>
          </w:p>
        </w:tc>
        <w:tc>
          <w:tcPr>
            <w:tcW w:w="3261"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0368CA91" w14:textId="1E130335" w:rsidR="224498A2" w:rsidRDefault="224498A2" w:rsidP="00831E5A">
            <w:pPr>
              <w:jc w:val="center"/>
              <w:rPr>
                <w:rFonts w:ascii="Times New Roman" w:eastAsia="Times New Roman" w:hAnsi="Times New Roman" w:cs="Times New Roman"/>
                <w:color w:val="000000" w:themeColor="text1"/>
                <w:szCs w:val="24"/>
              </w:rPr>
            </w:pPr>
            <w:r w:rsidRPr="224498A2">
              <w:rPr>
                <w:rFonts w:ascii="Times New Roman" w:eastAsia="Times New Roman" w:hAnsi="Times New Roman" w:cs="Times New Roman"/>
                <w:color w:val="000000" w:themeColor="text1"/>
                <w:szCs w:val="24"/>
              </w:rPr>
              <w:t>Process</w:t>
            </w:r>
          </w:p>
        </w:tc>
        <w:tc>
          <w:tcPr>
            <w:tcW w:w="237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667315A0" w14:textId="4B0F047C" w:rsidR="224498A2" w:rsidRDefault="224498A2" w:rsidP="00831E5A">
            <w:pPr>
              <w:jc w:val="center"/>
              <w:rPr>
                <w:rFonts w:ascii="Times New Roman" w:eastAsia="Times New Roman" w:hAnsi="Times New Roman" w:cs="Times New Roman"/>
                <w:color w:val="000000" w:themeColor="text1"/>
                <w:szCs w:val="24"/>
              </w:rPr>
            </w:pPr>
            <w:r w:rsidRPr="224498A2">
              <w:rPr>
                <w:rFonts w:ascii="Times New Roman" w:eastAsia="Times New Roman" w:hAnsi="Times New Roman" w:cs="Times New Roman"/>
                <w:color w:val="000000" w:themeColor="text1"/>
                <w:szCs w:val="24"/>
              </w:rPr>
              <w:t>Output</w:t>
            </w:r>
          </w:p>
        </w:tc>
      </w:tr>
      <w:tr w:rsidR="224498A2" w14:paraId="10E2B519" w14:textId="77777777" w:rsidTr="00831E5A">
        <w:trPr>
          <w:trHeight w:val="300"/>
        </w:trPr>
        <w:tc>
          <w:tcPr>
            <w:tcW w:w="2827"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5FED34" w14:textId="7619D579"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點擊「查看所有資料」按鈕</w:t>
            </w:r>
          </w:p>
        </w:tc>
        <w:tc>
          <w:tcPr>
            <w:tcW w:w="3261"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84E2091" w14:textId="37D21522"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讀取頁面</w:t>
            </w:r>
          </w:p>
        </w:tc>
        <w:tc>
          <w:tcPr>
            <w:tcW w:w="237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654AE7" w14:textId="53E83869"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顯示「股票資料檢視」頁面</w:t>
            </w:r>
          </w:p>
        </w:tc>
      </w:tr>
      <w:tr w:rsidR="224498A2" w14:paraId="62ADC4AA" w14:textId="77777777" w:rsidTr="00831E5A">
        <w:trPr>
          <w:trHeight w:val="300"/>
        </w:trPr>
        <w:tc>
          <w:tcPr>
            <w:tcW w:w="2827"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C1CBF5" w14:textId="5C06FD76"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點擊「刪除」按鈕</w:t>
            </w:r>
          </w:p>
        </w:tc>
        <w:tc>
          <w:tcPr>
            <w:tcW w:w="3261"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F57FCF" w14:textId="23C0D558"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讀取頁面</w:t>
            </w:r>
          </w:p>
        </w:tc>
        <w:tc>
          <w:tcPr>
            <w:tcW w:w="237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D729581" w14:textId="4AAA36B8" w:rsidR="224498A2" w:rsidRDefault="224498A2" w:rsidP="224498A2">
            <w:pPr>
              <w:tabs>
                <w:tab w:val="left" w:pos="900"/>
                <w:tab w:val="right" w:leader="dot" w:pos="8777"/>
              </w:tabs>
              <w:rPr>
                <w:rFonts w:ascii="Times New Roman" w:eastAsia="Times New Roman" w:hAnsi="Times New Roman" w:cs="Times New Roman"/>
                <w:color w:val="000000" w:themeColor="text1"/>
                <w:szCs w:val="24"/>
              </w:rPr>
            </w:pPr>
            <w:r w:rsidRPr="224498A2">
              <w:rPr>
                <w:rFonts w:ascii="標楷體" w:eastAsia="標楷體" w:hAnsi="標楷體" w:cs="標楷體"/>
                <w:color w:val="000000" w:themeColor="text1"/>
                <w:szCs w:val="24"/>
              </w:rPr>
              <w:t>在「股票資料檢視」頁面刪除已儲存</w:t>
            </w:r>
            <w:r w:rsidRPr="224498A2">
              <w:rPr>
                <w:rFonts w:ascii="Times New Roman" w:eastAsia="Times New Roman" w:hAnsi="Times New Roman" w:cs="Times New Roman"/>
                <w:color w:val="000000" w:themeColor="text1"/>
                <w:szCs w:val="24"/>
              </w:rPr>
              <w:t>「</w:t>
            </w:r>
            <w:r w:rsidRPr="224498A2">
              <w:rPr>
                <w:rFonts w:ascii="標楷體" w:eastAsia="標楷體" w:hAnsi="標楷體" w:cs="標楷體"/>
                <w:color w:val="000000" w:themeColor="text1"/>
                <w:szCs w:val="24"/>
              </w:rPr>
              <w:t>股票資訊</w:t>
            </w:r>
            <w:r w:rsidRPr="224498A2">
              <w:rPr>
                <w:rFonts w:ascii="Times New Roman" w:eastAsia="Times New Roman" w:hAnsi="Times New Roman" w:cs="Times New Roman"/>
                <w:color w:val="000000" w:themeColor="text1"/>
                <w:szCs w:val="24"/>
              </w:rPr>
              <w:t xml:space="preserve">」 </w:t>
            </w:r>
          </w:p>
        </w:tc>
      </w:tr>
      <w:tr w:rsidR="224498A2" w14:paraId="19B384D8" w14:textId="77777777" w:rsidTr="00831E5A">
        <w:trPr>
          <w:trHeight w:val="300"/>
        </w:trPr>
        <w:tc>
          <w:tcPr>
            <w:tcW w:w="2827"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385062C" w14:textId="10F58C01"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點擊「查詢」按鈕</w:t>
            </w:r>
          </w:p>
        </w:tc>
        <w:tc>
          <w:tcPr>
            <w:tcW w:w="3261"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1FC033E" w14:textId="7BCE05DE"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讀取頁面</w:t>
            </w:r>
          </w:p>
        </w:tc>
        <w:tc>
          <w:tcPr>
            <w:tcW w:w="237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B58B05" w14:textId="50457C4A" w:rsidR="224498A2" w:rsidRDefault="224498A2" w:rsidP="224498A2">
            <w:pPr>
              <w:tabs>
                <w:tab w:val="left" w:pos="900"/>
                <w:tab w:val="right" w:leader="dot" w:pos="8777"/>
              </w:tabs>
              <w:rPr>
                <w:rFonts w:ascii="Times New Roman" w:eastAsia="Times New Roman" w:hAnsi="Times New Roman" w:cs="Times New Roman"/>
                <w:color w:val="000000" w:themeColor="text1"/>
                <w:szCs w:val="24"/>
              </w:rPr>
            </w:pPr>
            <w:r w:rsidRPr="224498A2">
              <w:rPr>
                <w:rFonts w:ascii="標楷體" w:eastAsia="標楷體" w:hAnsi="標楷體" w:cs="標楷體"/>
                <w:color w:val="000000" w:themeColor="text1"/>
                <w:szCs w:val="24"/>
              </w:rPr>
              <w:t>在「股票資料檢視」頁面顯示所查詢之</w:t>
            </w:r>
            <w:r w:rsidRPr="224498A2">
              <w:rPr>
                <w:rFonts w:ascii="Times New Roman" w:eastAsia="Times New Roman" w:hAnsi="Times New Roman" w:cs="Times New Roman"/>
                <w:color w:val="000000" w:themeColor="text1"/>
                <w:szCs w:val="24"/>
              </w:rPr>
              <w:t>「</w:t>
            </w:r>
            <w:r w:rsidRPr="224498A2">
              <w:rPr>
                <w:rFonts w:ascii="標楷體" w:eastAsia="標楷體" w:hAnsi="標楷體" w:cs="標楷體"/>
                <w:color w:val="000000" w:themeColor="text1"/>
                <w:szCs w:val="24"/>
              </w:rPr>
              <w:t>股票資訊</w:t>
            </w:r>
            <w:r w:rsidRPr="224498A2">
              <w:rPr>
                <w:rFonts w:ascii="Times New Roman" w:eastAsia="Times New Roman" w:hAnsi="Times New Roman" w:cs="Times New Roman"/>
                <w:color w:val="000000" w:themeColor="text1"/>
                <w:szCs w:val="24"/>
              </w:rPr>
              <w:t>」</w:t>
            </w:r>
          </w:p>
        </w:tc>
      </w:tr>
      <w:tr w:rsidR="224498A2" w14:paraId="5A457D43" w14:textId="77777777" w:rsidTr="00831E5A">
        <w:trPr>
          <w:trHeight w:val="300"/>
        </w:trPr>
        <w:tc>
          <w:tcPr>
            <w:tcW w:w="2827"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D47CA4F" w14:textId="3A065D7F"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點擊「返回表單頁面」按鈕</w:t>
            </w:r>
          </w:p>
        </w:tc>
        <w:tc>
          <w:tcPr>
            <w:tcW w:w="3261"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4275376" w14:textId="76CE8642"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讀取頁面</w:t>
            </w:r>
          </w:p>
        </w:tc>
        <w:tc>
          <w:tcPr>
            <w:tcW w:w="237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3925229" w14:textId="2FE85C72" w:rsidR="224498A2" w:rsidRDefault="224498A2" w:rsidP="224498A2">
            <w:pPr>
              <w:tabs>
                <w:tab w:val="left" w:pos="900"/>
                <w:tab w:val="right" w:leader="dot" w:pos="8777"/>
              </w:tabs>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顯示「股票資料輸入」頁面</w:t>
            </w:r>
          </w:p>
        </w:tc>
      </w:tr>
      <w:tr w:rsidR="224498A2" w14:paraId="4B2A6512" w14:textId="77777777" w:rsidTr="00831E5A">
        <w:trPr>
          <w:trHeight w:val="300"/>
        </w:trPr>
        <w:tc>
          <w:tcPr>
            <w:tcW w:w="2827"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AE98D3" w14:textId="7DA05459"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點擊「前往統計頁面」按鈕</w:t>
            </w:r>
          </w:p>
        </w:tc>
        <w:tc>
          <w:tcPr>
            <w:tcW w:w="3261"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026B48" w14:textId="01F17DE8" w:rsidR="224498A2" w:rsidRDefault="224498A2" w:rsidP="224498A2">
            <w:pPr>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讀取頁面</w:t>
            </w:r>
          </w:p>
        </w:tc>
        <w:tc>
          <w:tcPr>
            <w:tcW w:w="237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1C38780" w14:textId="40737CE6" w:rsidR="224498A2" w:rsidRDefault="224498A2" w:rsidP="224498A2">
            <w:pPr>
              <w:tabs>
                <w:tab w:val="left" w:pos="900"/>
                <w:tab w:val="right" w:leader="dot" w:pos="8777"/>
              </w:tabs>
              <w:rPr>
                <w:rFonts w:ascii="標楷體" w:eastAsia="標楷體" w:hAnsi="標楷體" w:cs="標楷體"/>
                <w:color w:val="000000" w:themeColor="text1"/>
                <w:szCs w:val="24"/>
              </w:rPr>
            </w:pPr>
            <w:r w:rsidRPr="224498A2">
              <w:rPr>
                <w:rFonts w:ascii="標楷體" w:eastAsia="標楷體" w:hAnsi="標楷體" w:cs="標楷體"/>
                <w:color w:val="000000" w:themeColor="text1"/>
                <w:szCs w:val="24"/>
              </w:rPr>
              <w:t>顯示「股票統計資訊」頁面</w:t>
            </w:r>
          </w:p>
        </w:tc>
      </w:tr>
    </w:tbl>
    <w:p w14:paraId="3D0FC26C" w14:textId="77777777" w:rsidR="00831E5A" w:rsidRDefault="00831E5A" w:rsidP="0075747C">
      <w:pPr>
        <w:widowControl/>
        <w:jc w:val="center"/>
      </w:pPr>
    </w:p>
    <w:p w14:paraId="3DAA1709" w14:textId="77777777" w:rsidR="00E77664" w:rsidRDefault="224498A2" w:rsidP="0075747C">
      <w:pPr>
        <w:widowControl/>
        <w:jc w:val="center"/>
        <w:rPr>
          <w:rFonts w:ascii="Times New Roman" w:eastAsia="標楷體" w:hAnsi="Times New Roman" w:cs="Times New Roman"/>
        </w:rPr>
      </w:pPr>
      <w:r>
        <w:rPr>
          <w:noProof/>
        </w:rPr>
        <w:drawing>
          <wp:inline distT="0" distB="0" distL="0" distR="0" wp14:anchorId="7F56E061" wp14:editId="72B9AC83">
            <wp:extent cx="5572125" cy="2667000"/>
            <wp:effectExtent l="0" t="0" r="0" b="0"/>
            <wp:docPr id="869028475" name="圖片 86902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2125" cy="2667000"/>
                    </a:xfrm>
                    <a:prstGeom prst="rect">
                      <a:avLst/>
                    </a:prstGeom>
                  </pic:spPr>
                </pic:pic>
              </a:graphicData>
            </a:graphic>
          </wp:inline>
        </w:drawing>
      </w:r>
    </w:p>
    <w:p w14:paraId="19C119A6" w14:textId="2FCB6202" w:rsidR="224498A2" w:rsidRPr="00E77664" w:rsidRDefault="224498A2" w:rsidP="00E77664">
      <w:pPr>
        <w:jc w:val="center"/>
        <w:outlineLvl w:val="0"/>
        <w:rPr>
          <w:rFonts w:ascii="Times New Roman" w:eastAsia="標楷體" w:hAnsi="Times New Roman" w:cs="Times New Roman"/>
        </w:rPr>
      </w:pPr>
      <w:r>
        <w:br/>
      </w:r>
      <w:bookmarkStart w:id="130" w:name="_Toc184000942"/>
      <w:r w:rsidR="0075747C" w:rsidRPr="00AC72E7">
        <w:rPr>
          <w:rFonts w:ascii="Times New Roman" w:eastAsia="標楷體" w:hAnsi="Times New Roman" w:cs="Times New Roman" w:hint="eastAsia"/>
        </w:rPr>
        <w:t>圖</w:t>
      </w:r>
      <w:r w:rsidR="0075747C" w:rsidRPr="00AC72E7">
        <w:rPr>
          <w:rFonts w:ascii="Times New Roman" w:eastAsia="標楷體" w:hAnsi="Times New Roman" w:cs="Times New Roman" w:hint="eastAsia"/>
        </w:rPr>
        <w:t>3.</w:t>
      </w:r>
      <w:r w:rsidR="78C9456C" w:rsidRPr="78C9456C">
        <w:rPr>
          <w:rFonts w:ascii="Times New Roman" w:eastAsia="標楷體" w:hAnsi="Times New Roman" w:cs="Times New Roman"/>
        </w:rPr>
        <w:t xml:space="preserve">20 </w:t>
      </w:r>
      <w:r w:rsidR="0075747C" w:rsidRPr="00AC72E7">
        <w:rPr>
          <w:rFonts w:ascii="Times New Roman" w:eastAsia="標楷體" w:hAnsi="Times New Roman" w:cs="Times New Roman" w:hint="eastAsia"/>
        </w:rPr>
        <w:t>查看所有資料</w:t>
      </w:r>
      <w:bookmarkEnd w:id="130"/>
    </w:p>
    <w:p w14:paraId="25FCF760" w14:textId="10F59065" w:rsidR="00E348B5" w:rsidRPr="003E5A1E" w:rsidRDefault="00E348B5" w:rsidP="00E348B5">
      <w:pPr>
        <w:pStyle w:val="a3"/>
        <w:spacing w:beforeLines="50" w:before="180" w:afterLines="50" w:after="180"/>
        <w:ind w:leftChars="0"/>
        <w:outlineLvl w:val="0"/>
        <w:rPr>
          <w:rFonts w:ascii="Times New Roman" w:eastAsia="標楷體" w:hAnsi="Times New Roman" w:cs="Times New Roman"/>
          <w:b/>
        </w:rPr>
      </w:pPr>
      <w:bookmarkStart w:id="131" w:name="_Toc709148926"/>
      <w:bookmarkStart w:id="132" w:name="_Toc184000943"/>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1.2.3</w:t>
      </w:r>
      <w:r w:rsidR="00204DA8">
        <w:rPr>
          <w:rFonts w:ascii="Times New Roman" w:eastAsia="標楷體" w:hAnsi="Times New Roman" w:cs="Times New Roman" w:hint="eastAsia"/>
          <w:b/>
        </w:rPr>
        <w:t>查看統計資訊</w:t>
      </w:r>
      <w:bookmarkEnd w:id="131"/>
      <w:bookmarkEnd w:id="132"/>
    </w:p>
    <w:tbl>
      <w:tblPr>
        <w:tblW w:w="8639"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111"/>
        <w:gridCol w:w="2126"/>
        <w:gridCol w:w="2111"/>
        <w:gridCol w:w="2291"/>
      </w:tblGrid>
      <w:tr w:rsidR="0A5F7FA1" w14:paraId="68EE3CCD" w14:textId="77777777" w:rsidTr="00204DA8">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4FD5743B" w14:textId="7FD257CD" w:rsidR="0A5F7FA1" w:rsidRDefault="0A5F7FA1" w:rsidP="0A5F7FA1">
            <w:pPr>
              <w:rPr>
                <w:rFonts w:ascii="Times New Roman" w:eastAsia="Times New Roman" w:hAnsi="Times New Roman" w:cs="Times New Roman"/>
                <w:color w:val="000000" w:themeColor="text1"/>
                <w:szCs w:val="24"/>
              </w:rPr>
            </w:pPr>
            <w:r w:rsidRPr="0A5F7FA1">
              <w:rPr>
                <w:rFonts w:ascii="標楷體" w:eastAsia="標楷體" w:hAnsi="標楷體" w:cs="標楷體"/>
                <w:color w:val="000000" w:themeColor="text1"/>
                <w:szCs w:val="24"/>
              </w:rPr>
              <w:t>表單編號：</w:t>
            </w:r>
            <w:r w:rsidRPr="0A5F7FA1">
              <w:rPr>
                <w:rFonts w:ascii="Times New Roman" w:eastAsia="Times New Roman" w:hAnsi="Times New Roman" w:cs="Times New Roman"/>
                <w:color w:val="000000" w:themeColor="text1"/>
                <w:szCs w:val="24"/>
              </w:rPr>
              <w:t>1.2.3</w:t>
            </w:r>
          </w:p>
        </w:tc>
      </w:tr>
      <w:tr w:rsidR="0A5F7FA1" w14:paraId="6AC61E2B" w14:textId="77777777" w:rsidTr="00204DA8">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7B813284" w14:textId="31D7F7CA"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功能名稱：查看統計資訊</w:t>
            </w:r>
          </w:p>
        </w:tc>
      </w:tr>
      <w:tr w:rsidR="0A5F7FA1" w14:paraId="03A20504" w14:textId="77777777" w:rsidTr="00204DA8">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6565EE71" w14:textId="100370FE"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功能說明：統計並顯示使用者所輸入曾購買的股票名稱、總成本、平均持有價格、總張數、每股股利、總股利、已發放股利、累積張數、除息日、平均購買價格、返回首頁、查看完整資料、匯出檔案。</w:t>
            </w:r>
          </w:p>
        </w:tc>
      </w:tr>
      <w:tr w:rsidR="0A5F7FA1" w14:paraId="1C363FEB" w14:textId="77777777" w:rsidTr="00204DA8">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D110CD0" w14:textId="717DE215" w:rsidR="0A5F7FA1" w:rsidRDefault="0A5F7FA1" w:rsidP="0A5F7FA1">
            <w:pPr>
              <w:jc w:val="both"/>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限制條件：一般使用者皆可使用</w:t>
            </w:r>
          </w:p>
        </w:tc>
      </w:tr>
      <w:tr w:rsidR="0A5F7FA1" w14:paraId="2A7FAD6C" w14:textId="77777777" w:rsidTr="00204DA8">
        <w:trPr>
          <w:trHeight w:val="300"/>
        </w:trPr>
        <w:tc>
          <w:tcPr>
            <w:tcW w:w="863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52CFD608" w14:textId="194CE9D2" w:rsidR="0A5F7FA1" w:rsidRDefault="0A5F7FA1" w:rsidP="0A5F7FA1">
            <w:pPr>
              <w:jc w:val="both"/>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觸發器：點擊頁面中</w:t>
            </w:r>
            <w:r w:rsidRPr="0A5F7FA1">
              <w:rPr>
                <w:rFonts w:ascii="Times New Roman" w:eastAsia="Times New Roman" w:hAnsi="Times New Roman" w:cs="Times New Roman"/>
                <w:color w:val="000000" w:themeColor="text1"/>
                <w:szCs w:val="24"/>
              </w:rPr>
              <w:t>「</w:t>
            </w:r>
            <w:r w:rsidRPr="0A5F7FA1">
              <w:rPr>
                <w:rFonts w:ascii="標楷體" w:eastAsia="標楷體" w:hAnsi="標楷體" w:cs="標楷體"/>
                <w:color w:val="000000" w:themeColor="text1"/>
                <w:szCs w:val="24"/>
              </w:rPr>
              <w:t>查看統計資訊」按鈕</w:t>
            </w:r>
          </w:p>
        </w:tc>
      </w:tr>
      <w:tr w:rsidR="0A5F7FA1" w14:paraId="4DFC1FF7" w14:textId="77777777" w:rsidTr="00204DA8">
        <w:trPr>
          <w:trHeight w:val="300"/>
        </w:trPr>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DE3449E" w14:textId="7AB476AC"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輸入介面：滑鼠、鍵盤</w:t>
            </w:r>
          </w:p>
        </w:tc>
        <w:tc>
          <w:tcPr>
            <w:tcW w:w="4402"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7A0A83BA" w14:textId="183B9B5B"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輸出介面：螢幕、股票統計資訊頁面</w:t>
            </w:r>
          </w:p>
        </w:tc>
      </w:tr>
      <w:tr w:rsidR="0A5F7FA1" w14:paraId="741ADF27" w14:textId="77777777" w:rsidTr="00204DA8">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2212FC00" w14:textId="0F0B5AE8" w:rsidR="0A5F7FA1" w:rsidRDefault="0A5F7FA1" w:rsidP="0A5F7FA1">
            <w:pPr>
              <w:rPr>
                <w:rFonts w:ascii="Times New Roman" w:eastAsia="Times New Roman" w:hAnsi="Times New Roman" w:cs="Times New Roman"/>
                <w:color w:val="000000" w:themeColor="text1"/>
                <w:szCs w:val="24"/>
              </w:rPr>
            </w:pPr>
            <w:r w:rsidRPr="0A5F7FA1">
              <w:rPr>
                <w:rFonts w:ascii="Times New Roman" w:eastAsia="Times New Roman" w:hAnsi="Times New Roman" w:cs="Times New Roman"/>
                <w:color w:val="000000" w:themeColor="text1"/>
                <w:szCs w:val="24"/>
              </w:rPr>
              <w:t>Input</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E01B3E3" w14:textId="2C60C4F6" w:rsidR="0A5F7FA1" w:rsidRDefault="0A5F7FA1" w:rsidP="0A5F7FA1">
            <w:pPr>
              <w:rPr>
                <w:rFonts w:ascii="Times New Roman" w:eastAsia="Times New Roman" w:hAnsi="Times New Roman" w:cs="Times New Roman"/>
                <w:color w:val="000000" w:themeColor="text1"/>
                <w:szCs w:val="24"/>
              </w:rPr>
            </w:pPr>
            <w:r w:rsidRPr="0A5F7FA1">
              <w:rPr>
                <w:rFonts w:ascii="Times New Roman" w:eastAsia="Times New Roman" w:hAnsi="Times New Roman" w:cs="Times New Roman"/>
                <w:color w:val="000000" w:themeColor="text1"/>
                <w:szCs w:val="24"/>
              </w:rPr>
              <w:t>Process</w:t>
            </w:r>
          </w:p>
        </w:tc>
        <w:tc>
          <w:tcPr>
            <w:tcW w:w="2291" w:type="dxa"/>
            <w:tcBorders>
              <w:top w:val="single" w:sz="6" w:space="0" w:color="auto"/>
              <w:left w:val="single" w:sz="6" w:space="0" w:color="auto"/>
              <w:bottom w:val="single" w:sz="6" w:space="0" w:color="auto"/>
              <w:right w:val="single" w:sz="6" w:space="0" w:color="auto"/>
            </w:tcBorders>
            <w:tcMar>
              <w:left w:w="105" w:type="dxa"/>
              <w:right w:w="105" w:type="dxa"/>
            </w:tcMar>
          </w:tcPr>
          <w:p w14:paraId="4BA8C09C" w14:textId="546764AC" w:rsidR="0A5F7FA1" w:rsidRDefault="0A5F7FA1" w:rsidP="0A5F7FA1">
            <w:pPr>
              <w:rPr>
                <w:rFonts w:ascii="Times New Roman" w:eastAsia="Times New Roman" w:hAnsi="Times New Roman" w:cs="Times New Roman"/>
                <w:color w:val="000000" w:themeColor="text1"/>
                <w:szCs w:val="24"/>
              </w:rPr>
            </w:pPr>
            <w:r w:rsidRPr="0A5F7FA1">
              <w:rPr>
                <w:rFonts w:ascii="Times New Roman" w:eastAsia="Times New Roman" w:hAnsi="Times New Roman" w:cs="Times New Roman"/>
                <w:color w:val="000000" w:themeColor="text1"/>
                <w:szCs w:val="24"/>
              </w:rPr>
              <w:t>Output</w:t>
            </w:r>
          </w:p>
        </w:tc>
      </w:tr>
      <w:tr w:rsidR="0A5F7FA1" w14:paraId="0A136068" w14:textId="77777777" w:rsidTr="00204DA8">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2689D0E" w14:textId="3BB576BA"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點擊「查看統計資訊」按鈕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982A6E6" w14:textId="65F3C0B1"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讀取頁面</w:t>
            </w:r>
          </w:p>
        </w:tc>
        <w:tc>
          <w:tcPr>
            <w:tcW w:w="229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F753A68" w14:textId="59E65BA8"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顯示「股票統計資訊」頁面</w:t>
            </w:r>
          </w:p>
        </w:tc>
      </w:tr>
      <w:tr w:rsidR="0A5F7FA1" w14:paraId="10EBFFDE" w14:textId="77777777" w:rsidTr="00204DA8">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8E2ABD" w14:textId="599A6D3E"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點擊「返回首頁」按鈕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9BD0CD0" w14:textId="177D21EC"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讀取頁面</w:t>
            </w:r>
          </w:p>
        </w:tc>
        <w:tc>
          <w:tcPr>
            <w:tcW w:w="229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3493BB1" w14:textId="2CCA0DE1" w:rsidR="0A5F7FA1" w:rsidRDefault="0A5F7FA1" w:rsidP="0A5F7FA1">
            <w:pPr>
              <w:tabs>
                <w:tab w:val="left" w:pos="900"/>
                <w:tab w:val="right" w:leader="dot" w:pos="8777"/>
              </w:tabs>
              <w:rPr>
                <w:rFonts w:ascii="Times New Roman" w:eastAsia="Times New Roman" w:hAnsi="Times New Roman" w:cs="Times New Roman"/>
                <w:color w:val="000000" w:themeColor="text1"/>
                <w:szCs w:val="24"/>
              </w:rPr>
            </w:pPr>
            <w:r w:rsidRPr="0A5F7FA1">
              <w:rPr>
                <w:rFonts w:ascii="標楷體" w:eastAsia="標楷體" w:hAnsi="標楷體" w:cs="標楷體"/>
                <w:color w:val="000000" w:themeColor="text1"/>
                <w:szCs w:val="24"/>
              </w:rPr>
              <w:t>顯示「股票資料輸入</w:t>
            </w:r>
            <w:r w:rsidRPr="0A5F7FA1">
              <w:rPr>
                <w:rFonts w:ascii="Times New Roman" w:eastAsia="Times New Roman" w:hAnsi="Times New Roman" w:cs="Times New Roman"/>
                <w:color w:val="000000" w:themeColor="text1"/>
                <w:szCs w:val="24"/>
              </w:rPr>
              <w:t>」</w:t>
            </w:r>
            <w:r w:rsidRPr="0A5F7FA1">
              <w:rPr>
                <w:rFonts w:ascii="標楷體" w:eastAsia="標楷體" w:hAnsi="標楷體" w:cs="標楷體"/>
                <w:color w:val="000000" w:themeColor="text1"/>
                <w:szCs w:val="24"/>
              </w:rPr>
              <w:t>頁面</w:t>
            </w:r>
            <w:r w:rsidRPr="0A5F7FA1">
              <w:rPr>
                <w:rFonts w:ascii="Times New Roman" w:eastAsia="Times New Roman" w:hAnsi="Times New Roman" w:cs="Times New Roman"/>
                <w:color w:val="000000" w:themeColor="text1"/>
                <w:szCs w:val="24"/>
              </w:rPr>
              <w:t xml:space="preserve"> </w:t>
            </w:r>
          </w:p>
        </w:tc>
      </w:tr>
      <w:tr w:rsidR="0A5F7FA1" w14:paraId="2CC83E6D" w14:textId="77777777" w:rsidTr="00204DA8">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838C25B" w14:textId="19F3C039"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點擊「查看完整資料」按鈕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6C6BF1" w14:textId="20583BBA"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讀取頁面</w:t>
            </w:r>
          </w:p>
        </w:tc>
        <w:tc>
          <w:tcPr>
            <w:tcW w:w="229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2DDB92" w14:textId="07E49E87" w:rsidR="0A5F7FA1" w:rsidRDefault="0A5F7FA1" w:rsidP="0A5F7FA1">
            <w:pPr>
              <w:tabs>
                <w:tab w:val="left" w:pos="900"/>
                <w:tab w:val="right" w:leader="dot" w:pos="8777"/>
              </w:tabs>
              <w:rPr>
                <w:rFonts w:ascii="Times New Roman" w:eastAsia="Times New Roman" w:hAnsi="Times New Roman" w:cs="Times New Roman"/>
                <w:color w:val="000000" w:themeColor="text1"/>
                <w:szCs w:val="24"/>
              </w:rPr>
            </w:pPr>
            <w:r w:rsidRPr="0A5F7FA1">
              <w:rPr>
                <w:rFonts w:ascii="標楷體" w:eastAsia="標楷體" w:hAnsi="標楷體" w:cs="標楷體"/>
                <w:color w:val="000000" w:themeColor="text1"/>
                <w:szCs w:val="24"/>
              </w:rPr>
              <w:t>顯示「股票資料檢視</w:t>
            </w:r>
            <w:r w:rsidRPr="0A5F7FA1">
              <w:rPr>
                <w:rFonts w:ascii="Times New Roman" w:eastAsia="Times New Roman" w:hAnsi="Times New Roman" w:cs="Times New Roman"/>
                <w:color w:val="000000" w:themeColor="text1"/>
                <w:szCs w:val="24"/>
              </w:rPr>
              <w:t>」</w:t>
            </w:r>
            <w:r w:rsidRPr="0A5F7FA1">
              <w:rPr>
                <w:rFonts w:ascii="標楷體" w:eastAsia="標楷體" w:hAnsi="標楷體" w:cs="標楷體"/>
                <w:color w:val="000000" w:themeColor="text1"/>
                <w:szCs w:val="24"/>
              </w:rPr>
              <w:t>頁面</w:t>
            </w:r>
            <w:r w:rsidRPr="0A5F7FA1">
              <w:rPr>
                <w:rFonts w:ascii="Times New Roman" w:eastAsia="Times New Roman" w:hAnsi="Times New Roman" w:cs="Times New Roman"/>
                <w:color w:val="000000" w:themeColor="text1"/>
                <w:szCs w:val="24"/>
              </w:rPr>
              <w:t xml:space="preserve"> </w:t>
            </w:r>
          </w:p>
        </w:tc>
      </w:tr>
      <w:tr w:rsidR="0A5F7FA1" w14:paraId="7AE4218D" w14:textId="77777777" w:rsidTr="00204DA8">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618467" w14:textId="06A76C23"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點擊「匯出檔案」按鈕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02469BB" w14:textId="1AC583E5" w:rsidR="0A5F7FA1" w:rsidRDefault="0A5F7FA1" w:rsidP="0A5F7FA1">
            <w:pPr>
              <w:rPr>
                <w:rFonts w:ascii="標楷體" w:eastAsia="標楷體" w:hAnsi="標楷體" w:cs="標楷體"/>
                <w:color w:val="000000" w:themeColor="text1"/>
                <w:szCs w:val="24"/>
              </w:rPr>
            </w:pPr>
            <w:r w:rsidRPr="0A5F7FA1">
              <w:rPr>
                <w:rFonts w:ascii="標楷體" w:eastAsia="標楷體" w:hAnsi="標楷體" w:cs="標楷體"/>
                <w:color w:val="000000" w:themeColor="text1"/>
                <w:szCs w:val="24"/>
              </w:rPr>
              <w:t>讀取頁面</w:t>
            </w:r>
          </w:p>
        </w:tc>
        <w:tc>
          <w:tcPr>
            <w:tcW w:w="229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913D433" w14:textId="759D302C" w:rsidR="0A5F7FA1" w:rsidRDefault="0A5F7FA1" w:rsidP="0A5F7FA1">
            <w:pPr>
              <w:tabs>
                <w:tab w:val="left" w:pos="900"/>
                <w:tab w:val="right" w:leader="dot" w:pos="8777"/>
              </w:tabs>
              <w:rPr>
                <w:rFonts w:ascii="Times New Roman" w:eastAsia="Times New Roman" w:hAnsi="Times New Roman" w:cs="Times New Roman"/>
                <w:color w:val="000000" w:themeColor="text1"/>
                <w:szCs w:val="24"/>
              </w:rPr>
            </w:pPr>
            <w:r w:rsidRPr="0A5F7FA1">
              <w:rPr>
                <w:rFonts w:ascii="標楷體" w:eastAsia="標楷體" w:hAnsi="標楷體" w:cs="標楷體"/>
                <w:color w:val="000000" w:themeColor="text1"/>
                <w:szCs w:val="24"/>
              </w:rPr>
              <w:t>將所統計資訊轉為</w:t>
            </w:r>
            <w:r w:rsidRPr="0A5F7FA1">
              <w:rPr>
                <w:rFonts w:ascii="Times New Roman" w:eastAsia="Times New Roman" w:hAnsi="Times New Roman" w:cs="Times New Roman"/>
                <w:color w:val="000000" w:themeColor="text1"/>
                <w:szCs w:val="24"/>
              </w:rPr>
              <w:t>txt</w:t>
            </w:r>
            <w:r w:rsidRPr="0A5F7FA1">
              <w:rPr>
                <w:rFonts w:ascii="標楷體" w:eastAsia="標楷體" w:hAnsi="標楷體" w:cs="標楷體"/>
                <w:color w:val="000000" w:themeColor="text1"/>
                <w:szCs w:val="24"/>
              </w:rPr>
              <w:t>檔匯出至用戶本地端</w:t>
            </w:r>
          </w:p>
        </w:tc>
      </w:tr>
    </w:tbl>
    <w:p w14:paraId="233BA15A" w14:textId="2A2A6AC2" w:rsidR="224498A2" w:rsidRDefault="224498A2" w:rsidP="224498A2">
      <w:pPr>
        <w:widowControl/>
      </w:pPr>
      <w:r>
        <w:rPr>
          <w:noProof/>
        </w:rPr>
        <w:drawing>
          <wp:inline distT="0" distB="0" distL="0" distR="0" wp14:anchorId="0FF07CDB" wp14:editId="68AD76CE">
            <wp:extent cx="5572125" cy="1409700"/>
            <wp:effectExtent l="0" t="0" r="0" b="0"/>
            <wp:docPr id="1252052452" name="圖片 125205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52052452"/>
                    <pic:cNvPicPr/>
                  </pic:nvPicPr>
                  <pic:blipFill>
                    <a:blip r:embed="rId61">
                      <a:extLst>
                        <a:ext uri="{28A0092B-C50C-407E-A947-70E740481C1C}">
                          <a14:useLocalDpi xmlns:a14="http://schemas.microsoft.com/office/drawing/2010/main" val="0"/>
                        </a:ext>
                      </a:extLst>
                    </a:blip>
                    <a:stretch>
                      <a:fillRect/>
                    </a:stretch>
                  </pic:blipFill>
                  <pic:spPr>
                    <a:xfrm>
                      <a:off x="0" y="0"/>
                      <a:ext cx="5572125" cy="1409700"/>
                    </a:xfrm>
                    <a:prstGeom prst="rect">
                      <a:avLst/>
                    </a:prstGeom>
                  </pic:spPr>
                </pic:pic>
              </a:graphicData>
            </a:graphic>
          </wp:inline>
        </w:drawing>
      </w:r>
    </w:p>
    <w:p w14:paraId="0D7A4D36" w14:textId="54B8EFB3" w:rsidR="00FA3D6D" w:rsidRPr="00AC72E7" w:rsidRDefault="00A35E94" w:rsidP="00AC72E7">
      <w:pPr>
        <w:jc w:val="center"/>
        <w:outlineLvl w:val="0"/>
        <w:rPr>
          <w:rFonts w:ascii="Times New Roman" w:eastAsia="標楷體" w:hAnsi="Times New Roman" w:cs="Times New Roman"/>
        </w:rPr>
      </w:pPr>
      <w:bookmarkStart w:id="133" w:name="_Toc184000944"/>
      <w:r w:rsidRPr="00AC72E7">
        <w:rPr>
          <w:rFonts w:ascii="Times New Roman" w:eastAsia="標楷體" w:hAnsi="Times New Roman" w:cs="Times New Roman" w:hint="eastAsia"/>
        </w:rPr>
        <w:t>圖</w:t>
      </w:r>
      <w:r w:rsidRPr="00AC72E7">
        <w:rPr>
          <w:rFonts w:ascii="Times New Roman" w:eastAsia="標楷體" w:hAnsi="Times New Roman" w:cs="Times New Roman" w:hint="eastAsia"/>
        </w:rPr>
        <w:t>3.</w:t>
      </w:r>
      <w:r w:rsidR="78C9456C" w:rsidRPr="78C9456C">
        <w:rPr>
          <w:rFonts w:ascii="Times New Roman" w:eastAsia="標楷體" w:hAnsi="Times New Roman" w:cs="Times New Roman"/>
        </w:rPr>
        <w:t xml:space="preserve">21 </w:t>
      </w:r>
      <w:r w:rsidRPr="00AC72E7">
        <w:rPr>
          <w:rFonts w:ascii="Times New Roman" w:eastAsia="標楷體" w:hAnsi="Times New Roman" w:cs="Times New Roman" w:hint="eastAsia"/>
        </w:rPr>
        <w:t>查看統計資訊</w:t>
      </w:r>
      <w:bookmarkEnd w:id="133"/>
    </w:p>
    <w:p w14:paraId="7AF103CB" w14:textId="77777777" w:rsidR="00FA3D6D" w:rsidRDefault="00FA3D6D">
      <w:pPr>
        <w:widowControl/>
      </w:pPr>
      <w:r>
        <w:br w:type="page"/>
      </w:r>
    </w:p>
    <w:p w14:paraId="47AEEBB2" w14:textId="6AD6BD80" w:rsidR="003210DD" w:rsidRPr="003E5A1E" w:rsidRDefault="003210DD" w:rsidP="003210DD">
      <w:pPr>
        <w:pStyle w:val="a3"/>
        <w:spacing w:beforeLines="50" w:before="180" w:afterLines="50" w:after="180"/>
        <w:ind w:leftChars="0"/>
        <w:outlineLvl w:val="0"/>
        <w:rPr>
          <w:rFonts w:ascii="Times New Roman" w:eastAsia="標楷體" w:hAnsi="Times New Roman" w:cs="Times New Roman"/>
          <w:b/>
        </w:rPr>
      </w:pPr>
      <w:bookmarkStart w:id="134" w:name="_Toc1033697091"/>
      <w:bookmarkStart w:id="135" w:name="_Toc184000945"/>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1.3</w:t>
      </w:r>
      <w:r>
        <w:rPr>
          <w:rFonts w:ascii="Times New Roman" w:eastAsia="標楷體" w:hAnsi="Times New Roman" w:cs="Times New Roman" w:hint="eastAsia"/>
          <w:b/>
        </w:rPr>
        <w:t>穀寶查詢系統</w:t>
      </w:r>
      <w:bookmarkEnd w:id="134"/>
      <w:bookmarkEnd w:id="135"/>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111"/>
        <w:gridCol w:w="2126"/>
        <w:gridCol w:w="2111"/>
        <w:gridCol w:w="2111"/>
      </w:tblGrid>
      <w:tr w:rsidR="293626BF" w14:paraId="224D08A9"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4E9EE578" w14:textId="6E8CBE86" w:rsidR="293626BF" w:rsidRDefault="293626BF" w:rsidP="293626BF">
            <w:pPr>
              <w:rPr>
                <w:rFonts w:ascii="Times New Roman" w:eastAsia="Times New Roman" w:hAnsi="Times New Roman" w:cs="Times New Roman"/>
                <w:color w:val="000000" w:themeColor="text1"/>
                <w:szCs w:val="24"/>
              </w:rPr>
            </w:pPr>
            <w:r w:rsidRPr="293626BF">
              <w:rPr>
                <w:rFonts w:ascii="標楷體" w:eastAsia="標楷體" w:hAnsi="標楷體" w:cs="標楷體"/>
                <w:color w:val="000000" w:themeColor="text1"/>
                <w:szCs w:val="24"/>
              </w:rPr>
              <w:t>表單編號：</w:t>
            </w:r>
            <w:r w:rsidRPr="293626BF">
              <w:rPr>
                <w:rFonts w:ascii="Times New Roman" w:eastAsia="Times New Roman" w:hAnsi="Times New Roman" w:cs="Times New Roman"/>
                <w:color w:val="000000" w:themeColor="text1"/>
                <w:szCs w:val="24"/>
              </w:rPr>
              <w:t>1.3</w:t>
            </w:r>
          </w:p>
        </w:tc>
      </w:tr>
      <w:tr w:rsidR="293626BF" w14:paraId="68F8763F"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525CC4F" w14:textId="63CFEFB9"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功能名稱：穀寶查詢系統</w:t>
            </w:r>
          </w:p>
        </w:tc>
      </w:tr>
      <w:tr w:rsidR="293626BF" w14:paraId="406F3716"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1764F0F" w14:textId="30927E24"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功能說明：使用者可查詢其所擁有的保險、股票資訊，並且可輸入詢問想瞭解之保險及股票相關問題、可儲存對話紀錄、顯示</w:t>
            </w:r>
            <w:r w:rsidRPr="293626BF">
              <w:rPr>
                <w:rFonts w:ascii="Times New Roman" w:eastAsia="Times New Roman" w:hAnsi="Times New Roman" w:cs="Times New Roman"/>
                <w:color w:val="000000" w:themeColor="text1"/>
                <w:szCs w:val="24"/>
              </w:rPr>
              <w:t>/</w:t>
            </w:r>
            <w:r w:rsidRPr="293626BF">
              <w:rPr>
                <w:rFonts w:ascii="標楷體" w:eastAsia="標楷體" w:hAnsi="標楷體" w:cs="標楷體"/>
                <w:color w:val="000000" w:themeColor="text1"/>
                <w:szCs w:val="24"/>
              </w:rPr>
              <w:t>隱藏歷史對話記錄、下載對話記錄檔。</w:t>
            </w:r>
          </w:p>
        </w:tc>
      </w:tr>
      <w:tr w:rsidR="293626BF" w14:paraId="187D2262"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130CC844" w14:textId="7F8A9CFA" w:rsidR="293626BF" w:rsidRDefault="293626BF" w:rsidP="293626BF">
            <w:pPr>
              <w:jc w:val="both"/>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限制條件：一般使用者皆可使用</w:t>
            </w:r>
          </w:p>
        </w:tc>
      </w:tr>
      <w:tr w:rsidR="293626BF" w14:paraId="46DE383E"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7FB8DD87" w14:textId="2EA8F9FF" w:rsidR="293626BF" w:rsidRDefault="293626BF" w:rsidP="293626BF">
            <w:pPr>
              <w:jc w:val="both"/>
              <w:rPr>
                <w:rFonts w:ascii="Times New Roman" w:eastAsia="Times New Roman" w:hAnsi="Times New Roman" w:cs="Times New Roman"/>
                <w:color w:val="000000" w:themeColor="text1"/>
                <w:szCs w:val="24"/>
              </w:rPr>
            </w:pPr>
            <w:r w:rsidRPr="293626BF">
              <w:rPr>
                <w:rFonts w:ascii="標楷體" w:eastAsia="標楷體" w:hAnsi="標楷體" w:cs="標楷體"/>
                <w:color w:val="000000" w:themeColor="text1"/>
                <w:szCs w:val="24"/>
              </w:rPr>
              <w:t>觸發器：在命令提示字元系統</w:t>
            </w:r>
            <w:r w:rsidRPr="293626BF">
              <w:rPr>
                <w:rFonts w:ascii="Times New Roman" w:eastAsia="Times New Roman" w:hAnsi="Times New Roman" w:cs="Times New Roman"/>
                <w:color w:val="000000" w:themeColor="text1"/>
                <w:szCs w:val="24"/>
              </w:rPr>
              <w:t>(CMD)</w:t>
            </w:r>
            <w:r w:rsidRPr="293626BF">
              <w:rPr>
                <w:rFonts w:ascii="標楷體" w:eastAsia="標楷體" w:hAnsi="標楷體" w:cs="標楷體"/>
                <w:color w:val="000000" w:themeColor="text1"/>
                <w:szCs w:val="24"/>
              </w:rPr>
              <w:t>輸入執行碼開啟本系統，並在瀏覽器輸入網址</w:t>
            </w:r>
            <w:hyperlink r:id="rId62">
              <w:r w:rsidRPr="293626BF">
                <w:rPr>
                  <w:rStyle w:val="af0"/>
                  <w:rFonts w:ascii="Times New Roman" w:eastAsia="Times New Roman" w:hAnsi="Times New Roman" w:cs="Times New Roman"/>
                  <w:szCs w:val="24"/>
                </w:rPr>
                <w:t>http://localhost:8501/</w:t>
              </w:r>
            </w:hyperlink>
          </w:p>
        </w:tc>
      </w:tr>
      <w:tr w:rsidR="293626BF" w14:paraId="74428355" w14:textId="77777777" w:rsidTr="293626BF">
        <w:trPr>
          <w:trHeight w:val="300"/>
        </w:trPr>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865F13A" w14:textId="4323E1E2"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輸入介面：滑鼠、鍵盤</w:t>
            </w:r>
          </w:p>
        </w:tc>
        <w:tc>
          <w:tcPr>
            <w:tcW w:w="4222"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1DD3DC56" w14:textId="1D15A7BA"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輸出介面：螢幕、穀寶查詢系統頁面</w:t>
            </w:r>
          </w:p>
        </w:tc>
      </w:tr>
      <w:tr w:rsidR="293626BF" w14:paraId="7EBB2B98" w14:textId="77777777" w:rsidTr="293626BF">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4FC62089" w14:textId="5177FC32" w:rsidR="293626BF" w:rsidRDefault="293626BF" w:rsidP="293626BF">
            <w:pPr>
              <w:rPr>
                <w:rFonts w:ascii="Times New Roman" w:eastAsia="Times New Roman" w:hAnsi="Times New Roman" w:cs="Times New Roman"/>
                <w:color w:val="000000" w:themeColor="text1"/>
                <w:szCs w:val="24"/>
              </w:rPr>
            </w:pPr>
            <w:r w:rsidRPr="293626BF">
              <w:rPr>
                <w:rFonts w:ascii="Times New Roman" w:eastAsia="Times New Roman" w:hAnsi="Times New Roman" w:cs="Times New Roman"/>
                <w:color w:val="000000" w:themeColor="text1"/>
                <w:szCs w:val="24"/>
              </w:rPr>
              <w:t>Input</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06838A49" w14:textId="1D20136C" w:rsidR="293626BF" w:rsidRDefault="293626BF" w:rsidP="293626BF">
            <w:pPr>
              <w:rPr>
                <w:rFonts w:ascii="Times New Roman" w:eastAsia="Times New Roman" w:hAnsi="Times New Roman" w:cs="Times New Roman"/>
                <w:color w:val="000000" w:themeColor="text1"/>
                <w:szCs w:val="24"/>
              </w:rPr>
            </w:pPr>
            <w:r w:rsidRPr="293626BF">
              <w:rPr>
                <w:rFonts w:ascii="Times New Roman" w:eastAsia="Times New Roman" w:hAnsi="Times New Roman" w:cs="Times New Roman"/>
                <w:color w:val="000000" w:themeColor="text1"/>
                <w:szCs w:val="24"/>
              </w:rPr>
              <w:t>Process</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42D01672" w14:textId="1DEE0EA5" w:rsidR="293626BF" w:rsidRDefault="293626BF" w:rsidP="293626BF">
            <w:pPr>
              <w:rPr>
                <w:rFonts w:ascii="Times New Roman" w:eastAsia="Times New Roman" w:hAnsi="Times New Roman" w:cs="Times New Roman"/>
                <w:color w:val="000000" w:themeColor="text1"/>
                <w:szCs w:val="24"/>
              </w:rPr>
            </w:pPr>
            <w:r w:rsidRPr="293626BF">
              <w:rPr>
                <w:rFonts w:ascii="Times New Roman" w:eastAsia="Times New Roman" w:hAnsi="Times New Roman" w:cs="Times New Roman"/>
                <w:color w:val="000000" w:themeColor="text1"/>
                <w:szCs w:val="24"/>
              </w:rPr>
              <w:t>Output</w:t>
            </w:r>
          </w:p>
        </w:tc>
      </w:tr>
      <w:tr w:rsidR="293626BF" w14:paraId="4FF09C8A" w14:textId="77777777" w:rsidTr="293626BF">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B0271BD" w14:textId="5AA35E3F" w:rsidR="293626BF" w:rsidRDefault="293626BF" w:rsidP="293626BF">
            <w:pPr>
              <w:rPr>
                <w:rFonts w:ascii="Times New Roman" w:eastAsia="Times New Roman" w:hAnsi="Times New Roman" w:cs="Times New Roman"/>
                <w:color w:val="000000" w:themeColor="text1"/>
                <w:szCs w:val="24"/>
              </w:rPr>
            </w:pPr>
            <w:r w:rsidRPr="293626BF">
              <w:rPr>
                <w:rFonts w:ascii="標楷體" w:eastAsia="標楷體" w:hAnsi="標楷體" w:cs="標楷體"/>
                <w:color w:val="000000" w:themeColor="text1"/>
                <w:szCs w:val="24"/>
              </w:rPr>
              <w:t>在瀏覽器輸入網址</w:t>
            </w:r>
            <w:r w:rsidRPr="293626BF">
              <w:rPr>
                <w:rFonts w:ascii="Times New Roman" w:eastAsia="Times New Roman" w:hAnsi="Times New Roman" w:cs="Times New Roman"/>
                <w:color w:val="000000" w:themeColor="text1"/>
                <w:szCs w:val="24"/>
              </w:rPr>
              <w:t xml:space="preserve"> </w:t>
            </w:r>
            <w:hyperlink r:id="rId63">
              <w:r w:rsidRPr="293626BF">
                <w:rPr>
                  <w:rStyle w:val="af0"/>
                  <w:rFonts w:ascii="Times New Roman" w:eastAsia="Times New Roman" w:hAnsi="Times New Roman" w:cs="Times New Roman"/>
                  <w:szCs w:val="24"/>
                </w:rPr>
                <w:t>http://localhost:8501/</w:t>
              </w:r>
            </w:hyperlink>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7A9B380" w14:textId="5D065665"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讀取頁面</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5A3AF60" w14:textId="2203CC93" w:rsidR="293626BF" w:rsidRDefault="293626BF" w:rsidP="293626BF">
            <w:pPr>
              <w:tabs>
                <w:tab w:val="left" w:pos="900"/>
                <w:tab w:val="right" w:leader="dot" w:pos="8777"/>
              </w:tabs>
              <w:rPr>
                <w:rFonts w:ascii="Times New Roman" w:eastAsia="Times New Roman" w:hAnsi="Times New Roman" w:cs="Times New Roman"/>
                <w:color w:val="000000" w:themeColor="text1"/>
                <w:szCs w:val="24"/>
              </w:rPr>
            </w:pPr>
            <w:r w:rsidRPr="293626BF">
              <w:rPr>
                <w:rFonts w:ascii="標楷體" w:eastAsia="標楷體" w:hAnsi="標楷體" w:cs="標楷體"/>
                <w:color w:val="000000" w:themeColor="text1"/>
                <w:szCs w:val="24"/>
              </w:rPr>
              <w:t>顯示「穀寶查詢系統」頁面</w:t>
            </w:r>
            <w:r w:rsidRPr="293626BF">
              <w:rPr>
                <w:rFonts w:ascii="Times New Roman" w:eastAsia="Times New Roman" w:hAnsi="Times New Roman" w:cs="Times New Roman"/>
                <w:color w:val="000000" w:themeColor="text1"/>
                <w:szCs w:val="24"/>
              </w:rPr>
              <w:t xml:space="preserve"> </w:t>
            </w:r>
          </w:p>
        </w:tc>
      </w:tr>
      <w:tr w:rsidR="293626BF" w14:paraId="66D8ADAF" w14:textId="77777777" w:rsidTr="293626BF">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03DA6B5" w14:textId="45C36F95"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在對話框輸入內容後，點擊「傳送」按鈕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ACF748D" w14:textId="71F4E278"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讀取頁面、從資料庫抓取已儲存資料、相關資訊</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516AFFC" w14:textId="2CBB6374" w:rsidR="293626BF" w:rsidRDefault="293626BF" w:rsidP="293626BF">
            <w:pPr>
              <w:tabs>
                <w:tab w:val="left" w:pos="900"/>
                <w:tab w:val="right" w:leader="dot" w:pos="8777"/>
              </w:tabs>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在</w:t>
            </w:r>
            <w:r w:rsidRPr="293626BF">
              <w:rPr>
                <w:rFonts w:ascii="Times New Roman" w:eastAsia="Times New Roman" w:hAnsi="Times New Roman" w:cs="Times New Roman"/>
                <w:color w:val="000000" w:themeColor="text1"/>
                <w:szCs w:val="24"/>
              </w:rPr>
              <w:t>「</w:t>
            </w:r>
            <w:r w:rsidRPr="293626BF">
              <w:rPr>
                <w:rFonts w:ascii="標楷體" w:eastAsia="標楷體" w:hAnsi="標楷體" w:cs="標楷體"/>
                <w:color w:val="000000" w:themeColor="text1"/>
                <w:szCs w:val="24"/>
              </w:rPr>
              <w:t>穀寶查詢系統」頁面顯示使用者所查詢之相關資訊及建議分析</w:t>
            </w:r>
          </w:p>
        </w:tc>
      </w:tr>
    </w:tbl>
    <w:p w14:paraId="57182D75" w14:textId="60CCAD0E" w:rsidR="224498A2" w:rsidRDefault="224498A2" w:rsidP="293626BF">
      <w:pPr>
        <w:widowControl/>
      </w:pPr>
    </w:p>
    <w:p w14:paraId="349FEAFC" w14:textId="4717E6C3" w:rsidR="16ABE975" w:rsidRDefault="16ABE975" w:rsidP="16ABE975">
      <w:pPr>
        <w:widowControl/>
        <w:jc w:val="center"/>
      </w:pPr>
      <w:r>
        <w:rPr>
          <w:noProof/>
        </w:rPr>
        <w:drawing>
          <wp:inline distT="0" distB="0" distL="0" distR="0" wp14:anchorId="21AA8D61" wp14:editId="16FD4C11">
            <wp:extent cx="4714873" cy="2808006"/>
            <wp:effectExtent l="0" t="0" r="0" b="0"/>
            <wp:docPr id="582111610" name="圖片 58211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8211161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14873" cy="2808006"/>
                    </a:xfrm>
                    <a:prstGeom prst="rect">
                      <a:avLst/>
                    </a:prstGeom>
                  </pic:spPr>
                </pic:pic>
              </a:graphicData>
            </a:graphic>
          </wp:inline>
        </w:drawing>
      </w:r>
    </w:p>
    <w:p w14:paraId="7C09F331" w14:textId="57991D9C" w:rsidR="00D77AAA" w:rsidRPr="00AC72E7" w:rsidRDefault="00D77AAA" w:rsidP="00AC72E7">
      <w:pPr>
        <w:jc w:val="center"/>
        <w:outlineLvl w:val="0"/>
        <w:rPr>
          <w:rFonts w:ascii="Times New Roman" w:eastAsia="標楷體" w:hAnsi="Times New Roman" w:cs="Times New Roman"/>
        </w:rPr>
      </w:pPr>
      <w:bookmarkStart w:id="136" w:name="_Toc184000946"/>
      <w:r w:rsidRPr="00AC72E7">
        <w:rPr>
          <w:rFonts w:ascii="Times New Roman" w:eastAsia="標楷體" w:hAnsi="Times New Roman" w:cs="Times New Roman" w:hint="eastAsia"/>
        </w:rPr>
        <w:t>圖</w:t>
      </w:r>
      <w:r w:rsidRPr="00AC72E7">
        <w:rPr>
          <w:rFonts w:ascii="Times New Roman" w:eastAsia="標楷體" w:hAnsi="Times New Roman" w:cs="Times New Roman" w:hint="eastAsia"/>
        </w:rPr>
        <w:t>3.</w:t>
      </w:r>
      <w:r w:rsidR="1D4B8B01" w:rsidRPr="1D4B8B01">
        <w:rPr>
          <w:rFonts w:ascii="Times New Roman" w:eastAsia="標楷體" w:hAnsi="Times New Roman" w:cs="Times New Roman"/>
        </w:rPr>
        <w:t>22</w:t>
      </w:r>
      <w:r w:rsidR="78C9456C" w:rsidRPr="78C9456C">
        <w:rPr>
          <w:rFonts w:ascii="Times New Roman" w:eastAsia="標楷體" w:hAnsi="Times New Roman" w:cs="Times New Roman"/>
        </w:rPr>
        <w:t xml:space="preserve"> </w:t>
      </w:r>
      <w:r w:rsidRPr="00AC72E7">
        <w:rPr>
          <w:rFonts w:ascii="Times New Roman" w:eastAsia="標楷體" w:hAnsi="Times New Roman" w:cs="Times New Roman" w:hint="eastAsia"/>
        </w:rPr>
        <w:t>穀寶查詢系統</w:t>
      </w:r>
      <w:bookmarkEnd w:id="136"/>
    </w:p>
    <w:p w14:paraId="01A34513" w14:textId="34EE5D7B" w:rsidR="00D77AAA" w:rsidRDefault="00D77AAA" w:rsidP="293626BF">
      <w:pPr>
        <w:widowControl/>
      </w:pPr>
    </w:p>
    <w:p w14:paraId="416B1C4A" w14:textId="77777777" w:rsidR="00FA3D6D" w:rsidRDefault="00FA3D6D" w:rsidP="293626BF">
      <w:pPr>
        <w:widowControl/>
      </w:pPr>
    </w:p>
    <w:p w14:paraId="43D02296" w14:textId="595DED6E" w:rsidR="003210DD" w:rsidRPr="003E5A1E" w:rsidRDefault="003210DD" w:rsidP="003210DD">
      <w:pPr>
        <w:pStyle w:val="a3"/>
        <w:spacing w:beforeLines="50" w:before="180" w:afterLines="50" w:after="180"/>
        <w:ind w:leftChars="0"/>
        <w:outlineLvl w:val="0"/>
        <w:rPr>
          <w:rFonts w:ascii="Times New Roman" w:eastAsia="標楷體" w:hAnsi="Times New Roman" w:cs="Times New Roman"/>
          <w:b/>
        </w:rPr>
      </w:pPr>
      <w:bookmarkStart w:id="137" w:name="_Toc851793883"/>
      <w:bookmarkStart w:id="138" w:name="_Toc184000947"/>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1.3.1</w:t>
      </w:r>
      <w:r w:rsidR="00C94EDD">
        <w:rPr>
          <w:rFonts w:ascii="Times New Roman" w:eastAsia="標楷體" w:hAnsi="Times New Roman" w:cs="Times New Roman" w:hint="eastAsia"/>
          <w:b/>
        </w:rPr>
        <w:t>儲存對話記錄</w:t>
      </w:r>
      <w:bookmarkEnd w:id="137"/>
      <w:bookmarkEnd w:id="138"/>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111"/>
        <w:gridCol w:w="2126"/>
        <w:gridCol w:w="2111"/>
        <w:gridCol w:w="2111"/>
      </w:tblGrid>
      <w:tr w:rsidR="293626BF" w14:paraId="4F2633A5"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10FFAE8B" w14:textId="001EADC8" w:rsidR="293626BF" w:rsidRDefault="293626BF" w:rsidP="293626BF">
            <w:pPr>
              <w:rPr>
                <w:rFonts w:ascii="Times New Roman" w:eastAsia="Times New Roman" w:hAnsi="Times New Roman" w:cs="Times New Roman"/>
                <w:color w:val="000000" w:themeColor="text1"/>
                <w:szCs w:val="24"/>
              </w:rPr>
            </w:pPr>
            <w:r w:rsidRPr="293626BF">
              <w:rPr>
                <w:rFonts w:ascii="標楷體" w:eastAsia="標楷體" w:hAnsi="標楷體" w:cs="標楷體"/>
                <w:color w:val="000000" w:themeColor="text1"/>
                <w:szCs w:val="24"/>
              </w:rPr>
              <w:t>表單編號：</w:t>
            </w:r>
            <w:r w:rsidRPr="293626BF">
              <w:rPr>
                <w:rFonts w:ascii="Times New Roman" w:eastAsia="Times New Roman" w:hAnsi="Times New Roman" w:cs="Times New Roman"/>
                <w:color w:val="000000" w:themeColor="text1"/>
                <w:szCs w:val="24"/>
              </w:rPr>
              <w:t>1.3.1</w:t>
            </w:r>
          </w:p>
        </w:tc>
      </w:tr>
      <w:tr w:rsidR="293626BF" w14:paraId="4C32D193"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660698CF" w14:textId="7BD95CB5"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功能名稱：儲存對話記錄</w:t>
            </w:r>
          </w:p>
        </w:tc>
      </w:tr>
      <w:tr w:rsidR="293626BF" w14:paraId="115EA34C"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91E87AD" w14:textId="71E7B94E"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功能說明：儲存使用者所詢問之相關對話記錄</w:t>
            </w:r>
          </w:p>
        </w:tc>
      </w:tr>
      <w:tr w:rsidR="293626BF" w14:paraId="72CDC04B"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0C31D7D1" w14:textId="46326568" w:rsidR="293626BF" w:rsidRDefault="293626BF" w:rsidP="293626BF">
            <w:pPr>
              <w:jc w:val="both"/>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限制條件：一般使用者皆可使用</w:t>
            </w:r>
          </w:p>
        </w:tc>
      </w:tr>
      <w:tr w:rsidR="293626BF" w14:paraId="79CCF434" w14:textId="77777777" w:rsidTr="293626BF">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62CD6D45" w14:textId="7C5B9EA8" w:rsidR="293626BF" w:rsidRDefault="293626BF" w:rsidP="293626BF">
            <w:pPr>
              <w:jc w:val="both"/>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觸發器：點擊「儲存對話紀錄」按鈕</w:t>
            </w:r>
          </w:p>
        </w:tc>
      </w:tr>
      <w:tr w:rsidR="293626BF" w14:paraId="00127C17" w14:textId="77777777" w:rsidTr="293626BF">
        <w:trPr>
          <w:trHeight w:val="300"/>
        </w:trPr>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1058EDE9" w14:textId="56D208FC"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輸入介面：滑鼠、鍵盤</w:t>
            </w:r>
          </w:p>
        </w:tc>
        <w:tc>
          <w:tcPr>
            <w:tcW w:w="4222"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D3AFC7D" w14:textId="76DE4789"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輸出介面：螢幕、穀寶查詢系統頁面</w:t>
            </w:r>
          </w:p>
        </w:tc>
      </w:tr>
      <w:tr w:rsidR="293626BF" w14:paraId="6DBB6328" w14:textId="77777777" w:rsidTr="293626BF">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338F5F3F" w14:textId="10AF7383" w:rsidR="293626BF" w:rsidRDefault="293626BF" w:rsidP="293626BF">
            <w:pPr>
              <w:rPr>
                <w:rFonts w:ascii="Times New Roman" w:eastAsia="Times New Roman" w:hAnsi="Times New Roman" w:cs="Times New Roman"/>
                <w:color w:val="000000" w:themeColor="text1"/>
                <w:szCs w:val="24"/>
              </w:rPr>
            </w:pPr>
            <w:r w:rsidRPr="293626BF">
              <w:rPr>
                <w:rFonts w:ascii="Times New Roman" w:eastAsia="Times New Roman" w:hAnsi="Times New Roman" w:cs="Times New Roman"/>
                <w:color w:val="000000" w:themeColor="text1"/>
                <w:szCs w:val="24"/>
              </w:rPr>
              <w:t>Input</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ADCC059" w14:textId="03CA68AE" w:rsidR="293626BF" w:rsidRDefault="293626BF" w:rsidP="293626BF">
            <w:pPr>
              <w:rPr>
                <w:rFonts w:ascii="Times New Roman" w:eastAsia="Times New Roman" w:hAnsi="Times New Roman" w:cs="Times New Roman"/>
                <w:color w:val="000000" w:themeColor="text1"/>
                <w:szCs w:val="24"/>
              </w:rPr>
            </w:pPr>
            <w:r w:rsidRPr="293626BF">
              <w:rPr>
                <w:rFonts w:ascii="Times New Roman" w:eastAsia="Times New Roman" w:hAnsi="Times New Roman" w:cs="Times New Roman"/>
                <w:color w:val="000000" w:themeColor="text1"/>
                <w:szCs w:val="24"/>
              </w:rPr>
              <w:t>Process</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55379345" w14:textId="25F3F94B" w:rsidR="293626BF" w:rsidRDefault="293626BF" w:rsidP="293626BF">
            <w:pPr>
              <w:rPr>
                <w:rFonts w:ascii="Times New Roman" w:eastAsia="Times New Roman" w:hAnsi="Times New Roman" w:cs="Times New Roman"/>
                <w:color w:val="000000" w:themeColor="text1"/>
                <w:szCs w:val="24"/>
              </w:rPr>
            </w:pPr>
            <w:r w:rsidRPr="293626BF">
              <w:rPr>
                <w:rFonts w:ascii="Times New Roman" w:eastAsia="Times New Roman" w:hAnsi="Times New Roman" w:cs="Times New Roman"/>
                <w:color w:val="000000" w:themeColor="text1"/>
                <w:szCs w:val="24"/>
              </w:rPr>
              <w:t>Output</w:t>
            </w:r>
          </w:p>
        </w:tc>
      </w:tr>
      <w:tr w:rsidR="293626BF" w14:paraId="0C52E3C4" w14:textId="77777777" w:rsidTr="293626BF">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82F053" w14:textId="71EF02A0"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點擊「儲存對話紀錄」按鈕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5CE05C0" w14:textId="2DDD5FC8" w:rsidR="293626BF" w:rsidRDefault="293626BF" w:rsidP="293626BF">
            <w:pPr>
              <w:rPr>
                <w:rFonts w:ascii="標楷體" w:eastAsia="標楷體" w:hAnsi="標楷體" w:cs="標楷體"/>
                <w:color w:val="000000" w:themeColor="text1"/>
                <w:szCs w:val="24"/>
              </w:rPr>
            </w:pPr>
            <w:r w:rsidRPr="293626BF">
              <w:rPr>
                <w:rFonts w:ascii="標楷體" w:eastAsia="標楷體" w:hAnsi="標楷體" w:cs="標楷體"/>
                <w:color w:val="000000" w:themeColor="text1"/>
                <w:szCs w:val="24"/>
              </w:rPr>
              <w:t>讀取頁面、儲存對話內容</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9E5F6D2" w14:textId="7519F13D" w:rsidR="293626BF" w:rsidRDefault="293626BF" w:rsidP="293626BF">
            <w:pPr>
              <w:tabs>
                <w:tab w:val="left" w:pos="900"/>
                <w:tab w:val="right" w:leader="dot" w:pos="8777"/>
              </w:tabs>
              <w:rPr>
                <w:rFonts w:ascii="Times New Roman" w:eastAsia="Times New Roman" w:hAnsi="Times New Roman" w:cs="Times New Roman"/>
                <w:color w:val="000000" w:themeColor="text1"/>
                <w:szCs w:val="24"/>
              </w:rPr>
            </w:pPr>
            <w:r w:rsidRPr="293626BF">
              <w:rPr>
                <w:rFonts w:ascii="標楷體" w:eastAsia="標楷體" w:hAnsi="標楷體" w:cs="標楷體"/>
                <w:color w:val="000000" w:themeColor="text1"/>
                <w:szCs w:val="24"/>
              </w:rPr>
              <w:t>在</w:t>
            </w:r>
            <w:r w:rsidRPr="293626BF">
              <w:rPr>
                <w:rFonts w:ascii="Times New Roman" w:eastAsia="Times New Roman" w:hAnsi="Times New Roman" w:cs="Times New Roman"/>
                <w:color w:val="000000" w:themeColor="text1"/>
                <w:szCs w:val="24"/>
              </w:rPr>
              <w:t>「</w:t>
            </w:r>
            <w:r w:rsidRPr="293626BF">
              <w:rPr>
                <w:rFonts w:ascii="標楷體" w:eastAsia="標楷體" w:hAnsi="標楷體" w:cs="標楷體"/>
                <w:color w:val="000000" w:themeColor="text1"/>
                <w:szCs w:val="24"/>
              </w:rPr>
              <w:t>穀寶查詢系統」頁面中的</w:t>
            </w:r>
            <w:r w:rsidRPr="293626BF">
              <w:rPr>
                <w:rFonts w:ascii="Times New Roman" w:eastAsia="Times New Roman" w:hAnsi="Times New Roman" w:cs="Times New Roman"/>
                <w:color w:val="000000" w:themeColor="text1"/>
                <w:szCs w:val="24"/>
              </w:rPr>
              <w:t>「</w:t>
            </w:r>
            <w:r w:rsidRPr="293626BF">
              <w:rPr>
                <w:rFonts w:ascii="標楷體" w:eastAsia="標楷體" w:hAnsi="標楷體" w:cs="標楷體"/>
                <w:color w:val="000000" w:themeColor="text1"/>
                <w:szCs w:val="24"/>
              </w:rPr>
              <w:t>對話記錄</w:t>
            </w:r>
            <w:r w:rsidRPr="293626BF">
              <w:rPr>
                <w:rFonts w:ascii="Times New Roman" w:eastAsia="Times New Roman" w:hAnsi="Times New Roman" w:cs="Times New Roman"/>
                <w:color w:val="000000" w:themeColor="text1"/>
                <w:szCs w:val="24"/>
              </w:rPr>
              <w:t>」</w:t>
            </w:r>
            <w:r w:rsidRPr="293626BF">
              <w:rPr>
                <w:rFonts w:ascii="標楷體" w:eastAsia="標楷體" w:hAnsi="標楷體" w:cs="標楷體"/>
                <w:color w:val="000000" w:themeColor="text1"/>
                <w:szCs w:val="24"/>
              </w:rPr>
              <w:t>下方顯示已儲存之對話內容</w:t>
            </w:r>
            <w:r w:rsidRPr="293626BF">
              <w:rPr>
                <w:rFonts w:ascii="Times New Roman" w:eastAsia="Times New Roman" w:hAnsi="Times New Roman" w:cs="Times New Roman"/>
                <w:color w:val="000000" w:themeColor="text1"/>
                <w:szCs w:val="24"/>
              </w:rPr>
              <w:t xml:space="preserve">  </w:t>
            </w:r>
          </w:p>
        </w:tc>
      </w:tr>
    </w:tbl>
    <w:p w14:paraId="24870DEE" w14:textId="1C0F8155" w:rsidR="224498A2" w:rsidRDefault="00613288" w:rsidP="207E9251">
      <w:pPr>
        <w:widowControl/>
        <w:jc w:val="center"/>
      </w:pPr>
      <w:r>
        <w:rPr>
          <w:noProof/>
        </w:rPr>
        <w:drawing>
          <wp:inline distT="0" distB="0" distL="0" distR="0" wp14:anchorId="37C6C036" wp14:editId="26CF2A23">
            <wp:extent cx="4781548" cy="2798757"/>
            <wp:effectExtent l="0" t="0" r="0" b="0"/>
            <wp:docPr id="1972899609" name="圖片 197289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7289960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81548" cy="2798757"/>
                    </a:xfrm>
                    <a:prstGeom prst="rect">
                      <a:avLst/>
                    </a:prstGeom>
                  </pic:spPr>
                </pic:pic>
              </a:graphicData>
            </a:graphic>
          </wp:inline>
        </w:drawing>
      </w:r>
    </w:p>
    <w:p w14:paraId="3F6F3B56" w14:textId="2C1239C7" w:rsidR="00905641" w:rsidRPr="00AC72E7" w:rsidRDefault="00F054AB" w:rsidP="00AC72E7">
      <w:pPr>
        <w:jc w:val="center"/>
        <w:outlineLvl w:val="0"/>
        <w:rPr>
          <w:rFonts w:ascii="Times New Roman" w:eastAsia="標楷體" w:hAnsi="Times New Roman" w:cs="Times New Roman"/>
        </w:rPr>
      </w:pPr>
      <w:bookmarkStart w:id="139" w:name="_Toc184000948"/>
      <w:r w:rsidRPr="00AC72E7">
        <w:rPr>
          <w:rFonts w:ascii="Times New Roman" w:eastAsia="標楷體" w:hAnsi="Times New Roman" w:cs="Times New Roman" w:hint="eastAsia"/>
        </w:rPr>
        <w:t>圖</w:t>
      </w:r>
      <w:r w:rsidRPr="00AC72E7">
        <w:rPr>
          <w:rFonts w:ascii="Times New Roman" w:eastAsia="標楷體" w:hAnsi="Times New Roman" w:cs="Times New Roman" w:hint="eastAsia"/>
        </w:rPr>
        <w:t>3.</w:t>
      </w:r>
      <w:r w:rsidR="2EFD5B4E" w:rsidRPr="2EFD5B4E">
        <w:rPr>
          <w:rFonts w:ascii="Times New Roman" w:eastAsia="標楷體" w:hAnsi="Times New Roman" w:cs="Times New Roman"/>
        </w:rPr>
        <w:t>23</w:t>
      </w:r>
      <w:r w:rsidR="1D4B8B01" w:rsidRPr="1D4B8B01">
        <w:rPr>
          <w:rFonts w:ascii="Times New Roman" w:eastAsia="標楷體" w:hAnsi="Times New Roman" w:cs="Times New Roman"/>
        </w:rPr>
        <w:t xml:space="preserve"> </w:t>
      </w:r>
      <w:r w:rsidRPr="00AC72E7">
        <w:rPr>
          <w:rFonts w:ascii="Times New Roman" w:eastAsia="標楷體" w:hAnsi="Times New Roman" w:cs="Times New Roman" w:hint="eastAsia"/>
        </w:rPr>
        <w:t>儲存對話紀錄</w:t>
      </w:r>
      <w:bookmarkEnd w:id="139"/>
    </w:p>
    <w:p w14:paraId="39615C06" w14:textId="437757DC" w:rsidR="00FA3D6D" w:rsidRDefault="00FA3D6D" w:rsidP="7525FF2A">
      <w:pPr>
        <w:widowControl/>
      </w:pPr>
    </w:p>
    <w:p w14:paraId="0244DF9E" w14:textId="147E3CFF" w:rsidR="00905641" w:rsidRDefault="00FA3D6D" w:rsidP="7525FF2A">
      <w:pPr>
        <w:widowControl/>
      </w:pPr>
      <w:r>
        <w:br w:type="page"/>
      </w:r>
    </w:p>
    <w:p w14:paraId="231FDFF1" w14:textId="450B87CA" w:rsidR="00081BD6" w:rsidRPr="003E5A1E" w:rsidRDefault="00081BD6" w:rsidP="00081BD6">
      <w:pPr>
        <w:pStyle w:val="a3"/>
        <w:spacing w:beforeLines="50" w:before="180" w:afterLines="50" w:after="180"/>
        <w:ind w:leftChars="0"/>
        <w:outlineLvl w:val="0"/>
        <w:rPr>
          <w:rFonts w:ascii="Times New Roman" w:eastAsia="標楷體" w:hAnsi="Times New Roman" w:cs="Times New Roman"/>
          <w:b/>
        </w:rPr>
      </w:pPr>
      <w:bookmarkStart w:id="140" w:name="_Toc346032169"/>
      <w:bookmarkStart w:id="141" w:name="_Toc184000949"/>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1.3.1.1</w:t>
      </w:r>
      <w:r w:rsidRPr="00081BD6">
        <w:rPr>
          <w:rFonts w:ascii="Times New Roman" w:eastAsia="標楷體" w:hAnsi="Times New Roman" w:cs="Times New Roman" w:hint="eastAsia"/>
          <w:b/>
        </w:rPr>
        <w:t>顯示</w:t>
      </w:r>
      <w:r w:rsidRPr="00081BD6">
        <w:rPr>
          <w:rFonts w:ascii="Times New Roman" w:eastAsia="標楷體" w:hAnsi="Times New Roman" w:cs="Times New Roman" w:hint="eastAsia"/>
          <w:b/>
        </w:rPr>
        <w:t>/</w:t>
      </w:r>
      <w:r w:rsidRPr="00081BD6">
        <w:rPr>
          <w:rFonts w:ascii="Times New Roman" w:eastAsia="標楷體" w:hAnsi="Times New Roman" w:cs="Times New Roman" w:hint="eastAsia"/>
          <w:b/>
        </w:rPr>
        <w:t>隱藏歷史對話記錄</w:t>
      </w:r>
      <w:bookmarkEnd w:id="140"/>
      <w:bookmarkEnd w:id="141"/>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111"/>
        <w:gridCol w:w="2126"/>
        <w:gridCol w:w="2111"/>
        <w:gridCol w:w="2111"/>
      </w:tblGrid>
      <w:tr w:rsidR="7525FF2A" w14:paraId="7312CFC9" w14:textId="77777777" w:rsidTr="7525FF2A">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0C68556F" w14:textId="6CA4AEFA" w:rsidR="7525FF2A" w:rsidRDefault="7525FF2A" w:rsidP="7525FF2A">
            <w:pPr>
              <w:rPr>
                <w:rFonts w:ascii="Times New Roman" w:eastAsia="Times New Roman" w:hAnsi="Times New Roman" w:cs="Times New Roman"/>
                <w:color w:val="000000" w:themeColor="text1"/>
                <w:szCs w:val="24"/>
              </w:rPr>
            </w:pPr>
            <w:r w:rsidRPr="7525FF2A">
              <w:rPr>
                <w:rFonts w:ascii="標楷體" w:eastAsia="標楷體" w:hAnsi="標楷體" w:cs="標楷體"/>
                <w:color w:val="000000" w:themeColor="text1"/>
                <w:szCs w:val="24"/>
              </w:rPr>
              <w:t>表單編號：</w:t>
            </w:r>
            <w:r w:rsidRPr="7525FF2A">
              <w:rPr>
                <w:rFonts w:ascii="Times New Roman" w:eastAsia="Times New Roman" w:hAnsi="Times New Roman" w:cs="Times New Roman"/>
                <w:color w:val="000000" w:themeColor="text1"/>
                <w:szCs w:val="24"/>
              </w:rPr>
              <w:t>1.3.1.1</w:t>
            </w:r>
          </w:p>
        </w:tc>
      </w:tr>
      <w:tr w:rsidR="7525FF2A" w14:paraId="7B6DAF76" w14:textId="77777777" w:rsidTr="7525FF2A">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69D3BE2C" w14:textId="3655CC3B" w:rsidR="7525FF2A" w:rsidRDefault="7525FF2A" w:rsidP="7525FF2A">
            <w:pPr>
              <w:rPr>
                <w:rFonts w:ascii="標楷體" w:eastAsia="標楷體" w:hAnsi="標楷體" w:cs="標楷體"/>
                <w:color w:val="000000" w:themeColor="text1"/>
                <w:szCs w:val="24"/>
              </w:rPr>
            </w:pPr>
            <w:r w:rsidRPr="7525FF2A">
              <w:rPr>
                <w:rFonts w:ascii="標楷體" w:eastAsia="標楷體" w:hAnsi="標楷體" w:cs="標楷體"/>
                <w:color w:val="000000" w:themeColor="text1"/>
                <w:szCs w:val="24"/>
              </w:rPr>
              <w:t>功能名稱：顯示</w:t>
            </w:r>
            <w:r w:rsidRPr="7525FF2A">
              <w:rPr>
                <w:rFonts w:ascii="Times New Roman" w:eastAsia="Times New Roman" w:hAnsi="Times New Roman" w:cs="Times New Roman"/>
                <w:color w:val="000000" w:themeColor="text1"/>
                <w:szCs w:val="24"/>
              </w:rPr>
              <w:t>/</w:t>
            </w:r>
            <w:r w:rsidRPr="7525FF2A">
              <w:rPr>
                <w:rFonts w:ascii="標楷體" w:eastAsia="標楷體" w:hAnsi="標楷體" w:cs="標楷體"/>
                <w:color w:val="000000" w:themeColor="text1"/>
                <w:szCs w:val="24"/>
              </w:rPr>
              <w:t>隱藏歷史對話記錄</w:t>
            </w:r>
          </w:p>
        </w:tc>
      </w:tr>
      <w:tr w:rsidR="7525FF2A" w14:paraId="47069F9F" w14:textId="77777777" w:rsidTr="7525FF2A">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7099ABEC" w14:textId="4C736320" w:rsidR="7525FF2A" w:rsidRDefault="7525FF2A" w:rsidP="7525FF2A">
            <w:pPr>
              <w:rPr>
                <w:rFonts w:ascii="標楷體" w:eastAsia="標楷體" w:hAnsi="標楷體" w:cs="標楷體"/>
                <w:color w:val="000000" w:themeColor="text1"/>
                <w:szCs w:val="24"/>
              </w:rPr>
            </w:pPr>
            <w:r w:rsidRPr="7525FF2A">
              <w:rPr>
                <w:rFonts w:ascii="標楷體" w:eastAsia="標楷體" w:hAnsi="標楷體" w:cs="標楷體"/>
                <w:color w:val="000000" w:themeColor="text1"/>
                <w:szCs w:val="24"/>
              </w:rPr>
              <w:t>功能說明：顯示或隱藏使用者已儲存之對話記錄</w:t>
            </w:r>
          </w:p>
        </w:tc>
      </w:tr>
      <w:tr w:rsidR="7525FF2A" w14:paraId="6E7CEBA4" w14:textId="77777777" w:rsidTr="7525FF2A">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219DDC3C" w14:textId="729FE081" w:rsidR="7525FF2A" w:rsidRDefault="7525FF2A" w:rsidP="7525FF2A">
            <w:pPr>
              <w:jc w:val="both"/>
              <w:rPr>
                <w:rFonts w:ascii="標楷體" w:eastAsia="標楷體" w:hAnsi="標楷體" w:cs="標楷體"/>
                <w:color w:val="000000" w:themeColor="text1"/>
                <w:szCs w:val="24"/>
              </w:rPr>
            </w:pPr>
            <w:r w:rsidRPr="7525FF2A">
              <w:rPr>
                <w:rFonts w:ascii="標楷體" w:eastAsia="標楷體" w:hAnsi="標楷體" w:cs="標楷體"/>
                <w:color w:val="000000" w:themeColor="text1"/>
                <w:szCs w:val="24"/>
              </w:rPr>
              <w:t>限制條件：一般使用者皆可使用</w:t>
            </w:r>
          </w:p>
        </w:tc>
      </w:tr>
      <w:tr w:rsidR="7525FF2A" w14:paraId="677A249C" w14:textId="77777777" w:rsidTr="7525FF2A">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25658026" w14:textId="5F532F2B" w:rsidR="7525FF2A" w:rsidRDefault="7525FF2A" w:rsidP="7525FF2A">
            <w:pPr>
              <w:jc w:val="both"/>
              <w:rPr>
                <w:rFonts w:ascii="標楷體" w:eastAsia="標楷體" w:hAnsi="標楷體" w:cs="標楷體"/>
                <w:color w:val="000000" w:themeColor="text1"/>
                <w:szCs w:val="24"/>
              </w:rPr>
            </w:pPr>
            <w:r w:rsidRPr="7525FF2A">
              <w:rPr>
                <w:rFonts w:ascii="標楷體" w:eastAsia="標楷體" w:hAnsi="標楷體" w:cs="標楷體"/>
                <w:color w:val="000000" w:themeColor="text1"/>
                <w:szCs w:val="24"/>
              </w:rPr>
              <w:t>觸發器：點擊「顯示</w:t>
            </w:r>
            <w:r w:rsidRPr="7525FF2A">
              <w:rPr>
                <w:rFonts w:ascii="Times New Roman" w:eastAsia="Times New Roman" w:hAnsi="Times New Roman" w:cs="Times New Roman"/>
                <w:color w:val="000000" w:themeColor="text1"/>
                <w:szCs w:val="24"/>
              </w:rPr>
              <w:t>/</w:t>
            </w:r>
            <w:r w:rsidRPr="7525FF2A">
              <w:rPr>
                <w:rFonts w:ascii="標楷體" w:eastAsia="標楷體" w:hAnsi="標楷體" w:cs="標楷體"/>
                <w:color w:val="000000" w:themeColor="text1"/>
                <w:szCs w:val="24"/>
              </w:rPr>
              <w:t>隱藏歷史對話記錄」按鈕</w:t>
            </w:r>
          </w:p>
        </w:tc>
      </w:tr>
      <w:tr w:rsidR="7525FF2A" w14:paraId="7703A6FC" w14:textId="77777777" w:rsidTr="7525FF2A">
        <w:trPr>
          <w:trHeight w:val="300"/>
        </w:trPr>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DAF6760" w14:textId="0637B6DA" w:rsidR="7525FF2A" w:rsidRDefault="7525FF2A" w:rsidP="7525FF2A">
            <w:pPr>
              <w:rPr>
                <w:rFonts w:ascii="標楷體" w:eastAsia="標楷體" w:hAnsi="標楷體" w:cs="標楷體"/>
                <w:color w:val="000000" w:themeColor="text1"/>
                <w:szCs w:val="24"/>
              </w:rPr>
            </w:pPr>
            <w:r w:rsidRPr="7525FF2A">
              <w:rPr>
                <w:rFonts w:ascii="標楷體" w:eastAsia="標楷體" w:hAnsi="標楷體" w:cs="標楷體"/>
                <w:color w:val="000000" w:themeColor="text1"/>
                <w:szCs w:val="24"/>
              </w:rPr>
              <w:t>輸入介面：滑鼠、鍵盤</w:t>
            </w:r>
          </w:p>
        </w:tc>
        <w:tc>
          <w:tcPr>
            <w:tcW w:w="4222"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0482BA0C" w14:textId="01D49416" w:rsidR="7525FF2A" w:rsidRDefault="7525FF2A" w:rsidP="7525FF2A">
            <w:pPr>
              <w:rPr>
                <w:rFonts w:ascii="標楷體" w:eastAsia="標楷體" w:hAnsi="標楷體" w:cs="標楷體"/>
                <w:color w:val="000000" w:themeColor="text1"/>
                <w:szCs w:val="24"/>
              </w:rPr>
            </w:pPr>
            <w:r w:rsidRPr="7525FF2A">
              <w:rPr>
                <w:rFonts w:ascii="標楷體" w:eastAsia="標楷體" w:hAnsi="標楷體" w:cs="標楷體"/>
                <w:color w:val="000000" w:themeColor="text1"/>
                <w:szCs w:val="24"/>
              </w:rPr>
              <w:t>輸出介面：螢幕、穀寶查詢系統頁面</w:t>
            </w:r>
          </w:p>
        </w:tc>
      </w:tr>
      <w:tr w:rsidR="7525FF2A" w14:paraId="51BB0783" w14:textId="77777777" w:rsidTr="7525FF2A">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4CEBD38F" w14:textId="1AAB3E76" w:rsidR="7525FF2A" w:rsidRDefault="7525FF2A" w:rsidP="7525FF2A">
            <w:pPr>
              <w:rPr>
                <w:rFonts w:ascii="Times New Roman" w:eastAsia="Times New Roman" w:hAnsi="Times New Roman" w:cs="Times New Roman"/>
                <w:color w:val="000000" w:themeColor="text1"/>
                <w:szCs w:val="24"/>
              </w:rPr>
            </w:pPr>
            <w:r w:rsidRPr="7525FF2A">
              <w:rPr>
                <w:rFonts w:ascii="Times New Roman" w:eastAsia="Times New Roman" w:hAnsi="Times New Roman" w:cs="Times New Roman"/>
                <w:color w:val="000000" w:themeColor="text1"/>
                <w:szCs w:val="24"/>
              </w:rPr>
              <w:t>Input</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774CD325" w14:textId="58527732" w:rsidR="7525FF2A" w:rsidRDefault="7525FF2A" w:rsidP="7525FF2A">
            <w:pPr>
              <w:rPr>
                <w:rFonts w:ascii="Times New Roman" w:eastAsia="Times New Roman" w:hAnsi="Times New Roman" w:cs="Times New Roman"/>
                <w:color w:val="000000" w:themeColor="text1"/>
                <w:szCs w:val="24"/>
              </w:rPr>
            </w:pPr>
            <w:r w:rsidRPr="7525FF2A">
              <w:rPr>
                <w:rFonts w:ascii="Times New Roman" w:eastAsia="Times New Roman" w:hAnsi="Times New Roman" w:cs="Times New Roman"/>
                <w:color w:val="000000" w:themeColor="text1"/>
                <w:szCs w:val="24"/>
              </w:rPr>
              <w:t>Process</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462FB108" w14:textId="218A9B2E" w:rsidR="7525FF2A" w:rsidRDefault="7525FF2A" w:rsidP="7525FF2A">
            <w:pPr>
              <w:rPr>
                <w:rFonts w:ascii="Times New Roman" w:eastAsia="Times New Roman" w:hAnsi="Times New Roman" w:cs="Times New Roman"/>
                <w:color w:val="000000" w:themeColor="text1"/>
                <w:szCs w:val="24"/>
              </w:rPr>
            </w:pPr>
            <w:r w:rsidRPr="7525FF2A">
              <w:rPr>
                <w:rFonts w:ascii="Times New Roman" w:eastAsia="Times New Roman" w:hAnsi="Times New Roman" w:cs="Times New Roman"/>
                <w:color w:val="000000" w:themeColor="text1"/>
                <w:szCs w:val="24"/>
              </w:rPr>
              <w:t>Output</w:t>
            </w:r>
          </w:p>
        </w:tc>
      </w:tr>
      <w:tr w:rsidR="7525FF2A" w14:paraId="7C559FB5" w14:textId="77777777" w:rsidTr="7525FF2A">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92AFBC0" w14:textId="7503D169" w:rsidR="7525FF2A" w:rsidRDefault="7525FF2A" w:rsidP="7525FF2A">
            <w:pPr>
              <w:rPr>
                <w:rFonts w:ascii="標楷體" w:eastAsia="標楷體" w:hAnsi="標楷體" w:cs="標楷體"/>
                <w:color w:val="000000" w:themeColor="text1"/>
                <w:szCs w:val="24"/>
              </w:rPr>
            </w:pPr>
            <w:r w:rsidRPr="7525FF2A">
              <w:rPr>
                <w:rFonts w:ascii="標楷體" w:eastAsia="標楷體" w:hAnsi="標楷體" w:cs="標楷體"/>
                <w:color w:val="000000" w:themeColor="text1"/>
                <w:szCs w:val="24"/>
              </w:rPr>
              <w:t>勾選</w:t>
            </w:r>
            <w:r w:rsidRPr="7525FF2A">
              <w:rPr>
                <w:rFonts w:ascii="Times New Roman" w:eastAsia="Times New Roman" w:hAnsi="Times New Roman" w:cs="Times New Roman"/>
                <w:color w:val="000000" w:themeColor="text1"/>
                <w:szCs w:val="24"/>
              </w:rPr>
              <w:t>「</w:t>
            </w:r>
            <w:r w:rsidRPr="7525FF2A">
              <w:rPr>
                <w:rFonts w:ascii="標楷體" w:eastAsia="標楷體" w:hAnsi="標楷體" w:cs="標楷體"/>
                <w:color w:val="000000" w:themeColor="text1"/>
                <w:szCs w:val="24"/>
              </w:rPr>
              <w:t>顯示</w:t>
            </w:r>
            <w:r w:rsidRPr="7525FF2A">
              <w:rPr>
                <w:rFonts w:ascii="Times New Roman" w:eastAsia="Times New Roman" w:hAnsi="Times New Roman" w:cs="Times New Roman"/>
                <w:color w:val="000000" w:themeColor="text1"/>
                <w:szCs w:val="24"/>
              </w:rPr>
              <w:t>/</w:t>
            </w:r>
            <w:r w:rsidRPr="7525FF2A">
              <w:rPr>
                <w:rFonts w:ascii="標楷體" w:eastAsia="標楷體" w:hAnsi="標楷體" w:cs="標楷體"/>
                <w:color w:val="000000" w:themeColor="text1"/>
                <w:szCs w:val="24"/>
              </w:rPr>
              <w:t>隱藏歷史對話記錄」按鈕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114B949" w14:textId="51AFA867" w:rsidR="7525FF2A" w:rsidRDefault="7525FF2A" w:rsidP="7525FF2A">
            <w:pPr>
              <w:rPr>
                <w:rFonts w:ascii="標楷體" w:eastAsia="標楷體" w:hAnsi="標楷體" w:cs="標楷體"/>
                <w:color w:val="000000" w:themeColor="text1"/>
                <w:szCs w:val="24"/>
              </w:rPr>
            </w:pPr>
            <w:r w:rsidRPr="7525FF2A">
              <w:rPr>
                <w:rFonts w:ascii="標楷體" w:eastAsia="標楷體" w:hAnsi="標楷體" w:cs="標楷體"/>
                <w:color w:val="000000" w:themeColor="text1"/>
                <w:szCs w:val="24"/>
              </w:rPr>
              <w:t>讀取頁面</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8FB890B" w14:textId="244E814C" w:rsidR="7525FF2A" w:rsidRDefault="7525FF2A" w:rsidP="7525FF2A">
            <w:pPr>
              <w:tabs>
                <w:tab w:val="left" w:pos="900"/>
                <w:tab w:val="right" w:leader="dot" w:pos="8777"/>
              </w:tabs>
              <w:rPr>
                <w:rFonts w:ascii="Times New Roman" w:eastAsia="Times New Roman" w:hAnsi="Times New Roman" w:cs="Times New Roman"/>
                <w:color w:val="000000" w:themeColor="text1"/>
                <w:szCs w:val="24"/>
              </w:rPr>
            </w:pPr>
            <w:r w:rsidRPr="7525FF2A">
              <w:rPr>
                <w:rFonts w:ascii="標楷體" w:eastAsia="標楷體" w:hAnsi="標楷體" w:cs="標楷體"/>
                <w:color w:val="000000" w:themeColor="text1"/>
                <w:szCs w:val="24"/>
              </w:rPr>
              <w:t>顯示或隱藏</w:t>
            </w:r>
            <w:r w:rsidRPr="7525FF2A">
              <w:rPr>
                <w:rFonts w:ascii="Times New Roman" w:eastAsia="Times New Roman" w:hAnsi="Times New Roman" w:cs="Times New Roman"/>
                <w:color w:val="000000" w:themeColor="text1"/>
                <w:szCs w:val="24"/>
              </w:rPr>
              <w:t>「</w:t>
            </w:r>
            <w:r w:rsidRPr="7525FF2A">
              <w:rPr>
                <w:rFonts w:ascii="標楷體" w:eastAsia="標楷體" w:hAnsi="標楷體" w:cs="標楷體"/>
                <w:color w:val="000000" w:themeColor="text1"/>
                <w:szCs w:val="24"/>
              </w:rPr>
              <w:t>穀寶查詢系統」頁面中的「對話記錄」下方已儲存之對話內容</w:t>
            </w:r>
            <w:r w:rsidRPr="7525FF2A">
              <w:rPr>
                <w:rFonts w:ascii="Times New Roman" w:eastAsia="Times New Roman" w:hAnsi="Times New Roman" w:cs="Times New Roman"/>
                <w:color w:val="000000" w:themeColor="text1"/>
                <w:szCs w:val="24"/>
              </w:rPr>
              <w:t xml:space="preserve">  </w:t>
            </w:r>
          </w:p>
        </w:tc>
      </w:tr>
    </w:tbl>
    <w:p w14:paraId="51DCA0AA" w14:textId="77777777" w:rsidR="00E77664" w:rsidRDefault="00CD03D4" w:rsidP="207E9251">
      <w:pPr>
        <w:widowControl/>
        <w:jc w:val="center"/>
        <w:rPr>
          <w:rFonts w:ascii="Times New Roman" w:eastAsia="標楷體" w:hAnsi="Times New Roman" w:cs="Times New Roman"/>
        </w:rPr>
      </w:pPr>
      <w:r>
        <w:rPr>
          <w:noProof/>
        </w:rPr>
        <w:drawing>
          <wp:inline distT="0" distB="0" distL="0" distR="0" wp14:anchorId="52700B25" wp14:editId="5869EE5F">
            <wp:extent cx="4838698" cy="2832208"/>
            <wp:effectExtent l="0" t="0" r="0" b="0"/>
            <wp:docPr id="1797468560" name="圖片 179746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38698" cy="2832208"/>
                    </a:xfrm>
                    <a:prstGeom prst="rect">
                      <a:avLst/>
                    </a:prstGeom>
                  </pic:spPr>
                </pic:pic>
              </a:graphicData>
            </a:graphic>
          </wp:inline>
        </w:drawing>
      </w:r>
    </w:p>
    <w:p w14:paraId="382E4194" w14:textId="59349374" w:rsidR="224498A2" w:rsidRPr="00E77664" w:rsidRDefault="224498A2" w:rsidP="00E77664">
      <w:pPr>
        <w:jc w:val="center"/>
        <w:outlineLvl w:val="0"/>
        <w:rPr>
          <w:rFonts w:ascii="Times New Roman" w:eastAsia="標楷體" w:hAnsi="Times New Roman" w:cs="Times New Roman"/>
        </w:rPr>
      </w:pPr>
      <w:r>
        <w:br/>
      </w:r>
      <w:bookmarkStart w:id="142" w:name="_Toc184000950"/>
      <w:r w:rsidR="00F054AB" w:rsidRPr="00AC72E7">
        <w:rPr>
          <w:rFonts w:ascii="Times New Roman" w:eastAsia="標楷體" w:hAnsi="Times New Roman" w:cs="Times New Roman" w:hint="eastAsia"/>
        </w:rPr>
        <w:t>圖</w:t>
      </w:r>
      <w:r w:rsidR="00F054AB" w:rsidRPr="00AC72E7">
        <w:rPr>
          <w:rFonts w:ascii="Times New Roman" w:eastAsia="標楷體" w:hAnsi="Times New Roman" w:cs="Times New Roman" w:hint="eastAsia"/>
        </w:rPr>
        <w:t>3.</w:t>
      </w:r>
      <w:r w:rsidR="1D4B8B01" w:rsidRPr="1D4B8B01">
        <w:rPr>
          <w:rFonts w:ascii="Times New Roman" w:eastAsia="標楷體" w:hAnsi="Times New Roman" w:cs="Times New Roman"/>
        </w:rPr>
        <w:t xml:space="preserve">24 </w:t>
      </w:r>
      <w:r w:rsidR="00F054AB" w:rsidRPr="00AC72E7">
        <w:rPr>
          <w:rFonts w:ascii="Times New Roman" w:eastAsia="標楷體" w:hAnsi="Times New Roman" w:cs="Times New Roman" w:hint="eastAsia"/>
        </w:rPr>
        <w:t>顯示</w:t>
      </w:r>
      <w:r w:rsidR="00F054AB" w:rsidRPr="00AC72E7">
        <w:rPr>
          <w:rFonts w:ascii="Times New Roman" w:eastAsia="標楷體" w:hAnsi="Times New Roman" w:cs="Times New Roman" w:hint="eastAsia"/>
        </w:rPr>
        <w:t>/</w:t>
      </w:r>
      <w:r w:rsidR="00F054AB" w:rsidRPr="00AC72E7">
        <w:rPr>
          <w:rFonts w:ascii="Times New Roman" w:eastAsia="標楷體" w:hAnsi="Times New Roman" w:cs="Times New Roman" w:hint="eastAsia"/>
        </w:rPr>
        <w:t>隱藏歷史對話紀錄</w:t>
      </w:r>
      <w:bookmarkEnd w:id="142"/>
    </w:p>
    <w:p w14:paraId="04534E14" w14:textId="77777777" w:rsidR="00F054AB" w:rsidRDefault="00F054AB" w:rsidP="224498A2">
      <w:pPr>
        <w:widowControl/>
      </w:pPr>
    </w:p>
    <w:p w14:paraId="5BA919CF" w14:textId="4755F7A5" w:rsidR="00F054AB" w:rsidRDefault="00F054AB" w:rsidP="224498A2">
      <w:pPr>
        <w:widowControl/>
      </w:pPr>
    </w:p>
    <w:p w14:paraId="75F0B8F4" w14:textId="77777777" w:rsidR="0040539C" w:rsidRDefault="0040539C" w:rsidP="224498A2">
      <w:pPr>
        <w:widowControl/>
      </w:pPr>
    </w:p>
    <w:p w14:paraId="1A2257C9" w14:textId="77777777" w:rsidR="00FA3D6D" w:rsidRDefault="00FA3D6D" w:rsidP="224498A2">
      <w:pPr>
        <w:widowControl/>
      </w:pPr>
    </w:p>
    <w:p w14:paraId="1F083BEC" w14:textId="77777777" w:rsidR="00FA3D6D" w:rsidRDefault="00FA3D6D" w:rsidP="224498A2">
      <w:pPr>
        <w:widowControl/>
      </w:pPr>
    </w:p>
    <w:p w14:paraId="13F10AF9" w14:textId="77777777" w:rsidR="00FA3D6D" w:rsidRDefault="00FA3D6D" w:rsidP="224498A2">
      <w:pPr>
        <w:widowControl/>
      </w:pPr>
    </w:p>
    <w:p w14:paraId="7DA6DA04" w14:textId="77777777" w:rsidR="00FA3D6D" w:rsidRDefault="00FA3D6D" w:rsidP="224498A2">
      <w:pPr>
        <w:widowControl/>
      </w:pPr>
    </w:p>
    <w:p w14:paraId="6FBFE95C" w14:textId="77777777" w:rsidR="00FA3D6D" w:rsidRDefault="00FA3D6D" w:rsidP="224498A2">
      <w:pPr>
        <w:widowControl/>
      </w:pPr>
    </w:p>
    <w:p w14:paraId="30E767C5" w14:textId="77777777" w:rsidR="00FA3D6D" w:rsidRDefault="00FA3D6D" w:rsidP="224498A2">
      <w:pPr>
        <w:widowControl/>
      </w:pPr>
    </w:p>
    <w:p w14:paraId="6EA3D807" w14:textId="77777777" w:rsidR="0040539C" w:rsidRDefault="0040539C" w:rsidP="224498A2">
      <w:pPr>
        <w:widowControl/>
      </w:pPr>
    </w:p>
    <w:p w14:paraId="3B67943F" w14:textId="70C3B6E3" w:rsidR="0040539C" w:rsidRPr="003E5A1E" w:rsidRDefault="0040539C" w:rsidP="0040539C">
      <w:pPr>
        <w:pStyle w:val="a3"/>
        <w:spacing w:beforeLines="50" w:before="180" w:afterLines="50" w:after="180"/>
        <w:ind w:leftChars="0"/>
        <w:outlineLvl w:val="0"/>
        <w:rPr>
          <w:rFonts w:ascii="Times New Roman" w:eastAsia="標楷體" w:hAnsi="Times New Roman" w:cs="Times New Roman"/>
          <w:b/>
        </w:rPr>
      </w:pPr>
      <w:bookmarkStart w:id="143" w:name="_Toc659914826"/>
      <w:bookmarkStart w:id="144" w:name="_Toc184000951"/>
      <w:r w:rsidRPr="003E5A1E">
        <w:rPr>
          <w:rFonts w:ascii="Times New Roman" w:eastAsia="標楷體" w:hAnsi="Times New Roman" w:cs="Times New Roman"/>
          <w:b/>
        </w:rPr>
        <w:lastRenderedPageBreak/>
        <w:t>表</w:t>
      </w:r>
      <w:r>
        <w:rPr>
          <w:rFonts w:ascii="Times New Roman" w:eastAsia="標楷體" w:hAnsi="Times New Roman" w:cs="Times New Roman" w:hint="eastAsia"/>
          <w:b/>
        </w:rPr>
        <w:t>1.3.2</w:t>
      </w:r>
      <w:r>
        <w:rPr>
          <w:rFonts w:ascii="Times New Roman" w:eastAsia="標楷體" w:hAnsi="Times New Roman" w:cs="Times New Roman" w:hint="eastAsia"/>
          <w:b/>
        </w:rPr>
        <w:t>下載對話記錄</w:t>
      </w:r>
      <w:r w:rsidR="00B0658D">
        <w:rPr>
          <w:rFonts w:ascii="Times New Roman" w:eastAsia="標楷體" w:hAnsi="Times New Roman" w:cs="Times New Roman" w:hint="eastAsia"/>
          <w:b/>
        </w:rPr>
        <w:t>檔</w:t>
      </w:r>
      <w:bookmarkEnd w:id="143"/>
      <w:bookmarkEnd w:id="144"/>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111"/>
        <w:gridCol w:w="2126"/>
        <w:gridCol w:w="2111"/>
        <w:gridCol w:w="2111"/>
      </w:tblGrid>
      <w:tr w:rsidR="544A8B45" w14:paraId="07CD4280" w14:textId="77777777" w:rsidTr="544A8B45">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7EA8397B" w14:textId="2DBE47C6" w:rsidR="544A8B45" w:rsidRDefault="544A8B45" w:rsidP="544A8B45">
            <w:pPr>
              <w:rPr>
                <w:rFonts w:ascii="Times New Roman" w:eastAsia="Times New Roman" w:hAnsi="Times New Roman" w:cs="Times New Roman"/>
                <w:color w:val="000000" w:themeColor="text1"/>
                <w:szCs w:val="24"/>
              </w:rPr>
            </w:pPr>
            <w:r w:rsidRPr="544A8B45">
              <w:rPr>
                <w:rFonts w:ascii="標楷體" w:eastAsia="標楷體" w:hAnsi="標楷體" w:cs="標楷體"/>
                <w:color w:val="000000" w:themeColor="text1"/>
                <w:szCs w:val="24"/>
              </w:rPr>
              <w:t>表單編號：</w:t>
            </w:r>
            <w:r w:rsidRPr="544A8B45">
              <w:rPr>
                <w:rFonts w:ascii="Times New Roman" w:eastAsia="Times New Roman" w:hAnsi="Times New Roman" w:cs="Times New Roman"/>
                <w:color w:val="000000" w:themeColor="text1"/>
                <w:szCs w:val="24"/>
              </w:rPr>
              <w:t>1.3.2</w:t>
            </w:r>
          </w:p>
        </w:tc>
      </w:tr>
      <w:tr w:rsidR="544A8B45" w14:paraId="45281485" w14:textId="77777777" w:rsidTr="544A8B45">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191EF575" w14:textId="5D580BC3" w:rsidR="544A8B45" w:rsidRDefault="544A8B45" w:rsidP="544A8B45">
            <w:pPr>
              <w:rPr>
                <w:rFonts w:ascii="標楷體" w:eastAsia="標楷體" w:hAnsi="標楷體" w:cs="標楷體"/>
                <w:color w:val="000000" w:themeColor="text1"/>
                <w:szCs w:val="24"/>
              </w:rPr>
            </w:pPr>
            <w:r w:rsidRPr="544A8B45">
              <w:rPr>
                <w:rFonts w:ascii="標楷體" w:eastAsia="標楷體" w:hAnsi="標楷體" w:cs="標楷體"/>
                <w:color w:val="000000" w:themeColor="text1"/>
                <w:szCs w:val="24"/>
              </w:rPr>
              <w:t>功能名稱：下載對話記錄檔</w:t>
            </w:r>
          </w:p>
        </w:tc>
      </w:tr>
      <w:tr w:rsidR="544A8B45" w14:paraId="097E9998" w14:textId="77777777" w:rsidTr="544A8B45">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2CC3568A" w14:textId="3A762941" w:rsidR="544A8B45" w:rsidRDefault="544A8B45" w:rsidP="544A8B45">
            <w:pPr>
              <w:rPr>
                <w:rFonts w:ascii="標楷體" w:eastAsia="標楷體" w:hAnsi="標楷體" w:cs="標楷體"/>
                <w:color w:val="000000" w:themeColor="text1"/>
                <w:szCs w:val="24"/>
              </w:rPr>
            </w:pPr>
            <w:r w:rsidRPr="544A8B45">
              <w:rPr>
                <w:rFonts w:ascii="標楷體" w:eastAsia="標楷體" w:hAnsi="標楷體" w:cs="標楷體"/>
                <w:color w:val="000000" w:themeColor="text1"/>
                <w:szCs w:val="24"/>
              </w:rPr>
              <w:t>功能說明：下載使用者所詢問之相關對話記錄至使用者本地端</w:t>
            </w:r>
          </w:p>
        </w:tc>
      </w:tr>
      <w:tr w:rsidR="544A8B45" w14:paraId="28C2F9C9" w14:textId="77777777" w:rsidTr="544A8B45">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57B7A604" w14:textId="0A2848D3" w:rsidR="544A8B45" w:rsidRDefault="544A8B45" w:rsidP="544A8B45">
            <w:pPr>
              <w:jc w:val="both"/>
              <w:rPr>
                <w:rFonts w:ascii="標楷體" w:eastAsia="標楷體" w:hAnsi="標楷體" w:cs="標楷體"/>
                <w:color w:val="000000" w:themeColor="text1"/>
                <w:szCs w:val="24"/>
              </w:rPr>
            </w:pPr>
            <w:r w:rsidRPr="544A8B45">
              <w:rPr>
                <w:rFonts w:ascii="標楷體" w:eastAsia="標楷體" w:hAnsi="標楷體" w:cs="標楷體"/>
                <w:color w:val="000000" w:themeColor="text1"/>
                <w:szCs w:val="24"/>
              </w:rPr>
              <w:t>限制條件：一般使用者皆可使用</w:t>
            </w:r>
          </w:p>
        </w:tc>
      </w:tr>
      <w:tr w:rsidR="544A8B45" w14:paraId="449A31CA" w14:textId="77777777" w:rsidTr="544A8B45">
        <w:trPr>
          <w:trHeight w:val="300"/>
        </w:trPr>
        <w:tc>
          <w:tcPr>
            <w:tcW w:w="8459"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210BBD76" w14:textId="24EAD5E4" w:rsidR="544A8B45" w:rsidRDefault="544A8B45" w:rsidP="544A8B45">
            <w:pPr>
              <w:jc w:val="both"/>
              <w:rPr>
                <w:rFonts w:ascii="標楷體" w:eastAsia="標楷體" w:hAnsi="標楷體" w:cs="標楷體"/>
                <w:color w:val="000000" w:themeColor="text1"/>
                <w:szCs w:val="24"/>
              </w:rPr>
            </w:pPr>
            <w:r w:rsidRPr="544A8B45">
              <w:rPr>
                <w:rFonts w:ascii="標楷體" w:eastAsia="標楷體" w:hAnsi="標楷體" w:cs="標楷體"/>
                <w:color w:val="000000" w:themeColor="text1"/>
                <w:szCs w:val="24"/>
              </w:rPr>
              <w:t>觸發器：點擊「下載對話紀錄檔」按鈕</w:t>
            </w:r>
          </w:p>
        </w:tc>
      </w:tr>
      <w:tr w:rsidR="544A8B45" w14:paraId="7153E43A" w14:textId="77777777" w:rsidTr="544A8B45">
        <w:trPr>
          <w:trHeight w:val="300"/>
        </w:trPr>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C582A79" w14:textId="24D93209" w:rsidR="544A8B45" w:rsidRDefault="544A8B45" w:rsidP="544A8B45">
            <w:pPr>
              <w:rPr>
                <w:rFonts w:ascii="標楷體" w:eastAsia="標楷體" w:hAnsi="標楷體" w:cs="標楷體"/>
                <w:color w:val="000000" w:themeColor="text1"/>
                <w:szCs w:val="24"/>
              </w:rPr>
            </w:pPr>
            <w:r w:rsidRPr="544A8B45">
              <w:rPr>
                <w:rFonts w:ascii="標楷體" w:eastAsia="標楷體" w:hAnsi="標楷體" w:cs="標楷體"/>
                <w:color w:val="000000" w:themeColor="text1"/>
                <w:szCs w:val="24"/>
              </w:rPr>
              <w:t>輸入介面：滑鼠、鍵盤</w:t>
            </w:r>
          </w:p>
        </w:tc>
        <w:tc>
          <w:tcPr>
            <w:tcW w:w="4222"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586A5275" w14:textId="7C0DECA6" w:rsidR="544A8B45" w:rsidRDefault="544A8B45" w:rsidP="544A8B45">
            <w:pPr>
              <w:rPr>
                <w:rFonts w:ascii="標楷體" w:eastAsia="標楷體" w:hAnsi="標楷體" w:cs="標楷體"/>
                <w:color w:val="000000" w:themeColor="text1"/>
                <w:szCs w:val="24"/>
              </w:rPr>
            </w:pPr>
            <w:r w:rsidRPr="544A8B45">
              <w:rPr>
                <w:rFonts w:ascii="標楷體" w:eastAsia="標楷體" w:hAnsi="標楷體" w:cs="標楷體"/>
                <w:color w:val="000000" w:themeColor="text1"/>
                <w:szCs w:val="24"/>
              </w:rPr>
              <w:t>輸出介面：螢幕、穀寶查詢系統頁面</w:t>
            </w:r>
          </w:p>
        </w:tc>
      </w:tr>
      <w:tr w:rsidR="544A8B45" w14:paraId="4D1D6AF2" w14:textId="77777777" w:rsidTr="544A8B45">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54D7CF9F" w14:textId="1B9D2D83" w:rsidR="544A8B45" w:rsidRDefault="544A8B45" w:rsidP="544A8B45">
            <w:pPr>
              <w:rPr>
                <w:rFonts w:ascii="Times New Roman" w:eastAsia="Times New Roman" w:hAnsi="Times New Roman" w:cs="Times New Roman"/>
                <w:color w:val="000000" w:themeColor="text1"/>
                <w:szCs w:val="24"/>
              </w:rPr>
            </w:pPr>
            <w:r w:rsidRPr="544A8B45">
              <w:rPr>
                <w:rFonts w:ascii="Times New Roman" w:eastAsia="Times New Roman" w:hAnsi="Times New Roman" w:cs="Times New Roman"/>
                <w:color w:val="000000" w:themeColor="text1"/>
                <w:szCs w:val="24"/>
              </w:rPr>
              <w:t>Input</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B8D04BF" w14:textId="0735C919" w:rsidR="544A8B45" w:rsidRDefault="544A8B45" w:rsidP="544A8B45">
            <w:pPr>
              <w:rPr>
                <w:rFonts w:ascii="Times New Roman" w:eastAsia="Times New Roman" w:hAnsi="Times New Roman" w:cs="Times New Roman"/>
                <w:color w:val="000000" w:themeColor="text1"/>
                <w:szCs w:val="24"/>
              </w:rPr>
            </w:pPr>
            <w:r w:rsidRPr="544A8B45">
              <w:rPr>
                <w:rFonts w:ascii="Times New Roman" w:eastAsia="Times New Roman" w:hAnsi="Times New Roman" w:cs="Times New Roman"/>
                <w:color w:val="000000" w:themeColor="text1"/>
                <w:szCs w:val="24"/>
              </w:rPr>
              <w:t>Process</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tcPr>
          <w:p w14:paraId="5A803A62" w14:textId="10A3B70E" w:rsidR="544A8B45" w:rsidRDefault="544A8B45" w:rsidP="544A8B45">
            <w:pPr>
              <w:rPr>
                <w:rFonts w:ascii="Times New Roman" w:eastAsia="Times New Roman" w:hAnsi="Times New Roman" w:cs="Times New Roman"/>
                <w:color w:val="000000" w:themeColor="text1"/>
                <w:szCs w:val="24"/>
              </w:rPr>
            </w:pPr>
            <w:r w:rsidRPr="544A8B45">
              <w:rPr>
                <w:rFonts w:ascii="Times New Roman" w:eastAsia="Times New Roman" w:hAnsi="Times New Roman" w:cs="Times New Roman"/>
                <w:color w:val="000000" w:themeColor="text1"/>
                <w:szCs w:val="24"/>
              </w:rPr>
              <w:t>Output</w:t>
            </w:r>
          </w:p>
        </w:tc>
      </w:tr>
      <w:tr w:rsidR="544A8B45" w14:paraId="6432FDB1" w14:textId="77777777" w:rsidTr="544A8B45">
        <w:trPr>
          <w:trHeight w:val="300"/>
        </w:trPr>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06A05F7" w14:textId="31AEBE5D" w:rsidR="544A8B45" w:rsidRDefault="544A8B45" w:rsidP="544A8B45">
            <w:pPr>
              <w:rPr>
                <w:rFonts w:ascii="標楷體" w:eastAsia="標楷體" w:hAnsi="標楷體" w:cs="標楷體"/>
                <w:color w:val="000000" w:themeColor="text1"/>
                <w:szCs w:val="24"/>
              </w:rPr>
            </w:pPr>
            <w:r w:rsidRPr="544A8B45">
              <w:rPr>
                <w:rFonts w:ascii="標楷體" w:eastAsia="標楷體" w:hAnsi="標楷體" w:cs="標楷體"/>
                <w:color w:val="000000" w:themeColor="text1"/>
                <w:szCs w:val="24"/>
              </w:rPr>
              <w:t>點擊「下載對話紀錄檔」按鈕</w:t>
            </w:r>
          </w:p>
        </w:tc>
        <w:tc>
          <w:tcPr>
            <w:tcW w:w="423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AD54608" w14:textId="28BB5722" w:rsidR="544A8B45" w:rsidRDefault="544A8B45" w:rsidP="544A8B45">
            <w:pPr>
              <w:rPr>
                <w:rFonts w:ascii="標楷體" w:eastAsia="標楷體" w:hAnsi="標楷體" w:cs="標楷體"/>
                <w:color w:val="000000" w:themeColor="text1"/>
                <w:szCs w:val="24"/>
              </w:rPr>
            </w:pPr>
            <w:r w:rsidRPr="544A8B45">
              <w:rPr>
                <w:rFonts w:ascii="標楷體" w:eastAsia="標楷體" w:hAnsi="標楷體" w:cs="標楷體"/>
                <w:color w:val="000000" w:themeColor="text1"/>
                <w:szCs w:val="24"/>
              </w:rPr>
              <w:t>讀取頁面</w:t>
            </w:r>
            <w:r w:rsidRPr="544A8B45">
              <w:rPr>
                <w:rFonts w:ascii="Times New Roman" w:eastAsia="Times New Roman" w:hAnsi="Times New Roman" w:cs="Times New Roman"/>
                <w:color w:val="000000" w:themeColor="text1"/>
                <w:szCs w:val="24"/>
              </w:rPr>
              <w:t>、</w:t>
            </w:r>
            <w:r w:rsidRPr="544A8B45">
              <w:rPr>
                <w:rFonts w:ascii="標楷體" w:eastAsia="標楷體" w:hAnsi="標楷體" w:cs="標楷體"/>
                <w:color w:val="000000" w:themeColor="text1"/>
                <w:szCs w:val="24"/>
              </w:rPr>
              <w:t>匯出所儲存之對話內容</w:t>
            </w:r>
          </w:p>
        </w:tc>
        <w:tc>
          <w:tcPr>
            <w:tcW w:w="2111"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A85F09" w14:textId="1799335D" w:rsidR="544A8B45" w:rsidRDefault="544A8B45" w:rsidP="544A8B45">
            <w:pPr>
              <w:tabs>
                <w:tab w:val="left" w:pos="900"/>
                <w:tab w:val="right" w:leader="dot" w:pos="8777"/>
              </w:tabs>
              <w:rPr>
                <w:rFonts w:ascii="Times New Roman" w:eastAsia="Times New Roman" w:hAnsi="Times New Roman" w:cs="Times New Roman"/>
                <w:color w:val="000000" w:themeColor="text1"/>
                <w:szCs w:val="24"/>
              </w:rPr>
            </w:pPr>
            <w:r w:rsidRPr="544A8B45">
              <w:rPr>
                <w:rFonts w:ascii="標楷體" w:eastAsia="標楷體" w:hAnsi="標楷體" w:cs="標楷體"/>
                <w:color w:val="000000" w:themeColor="text1"/>
                <w:szCs w:val="24"/>
              </w:rPr>
              <w:t>匯出使用者在</w:t>
            </w:r>
            <w:r w:rsidRPr="544A8B45">
              <w:rPr>
                <w:rFonts w:ascii="Times New Roman" w:eastAsia="Times New Roman" w:hAnsi="Times New Roman" w:cs="Times New Roman"/>
                <w:color w:val="000000" w:themeColor="text1"/>
                <w:szCs w:val="24"/>
              </w:rPr>
              <w:t>「</w:t>
            </w:r>
            <w:r w:rsidRPr="544A8B45">
              <w:rPr>
                <w:rFonts w:ascii="標楷體" w:eastAsia="標楷體" w:hAnsi="標楷體" w:cs="標楷體"/>
                <w:color w:val="000000" w:themeColor="text1"/>
                <w:szCs w:val="24"/>
              </w:rPr>
              <w:t>穀寶查詢系統」頁面中「對話記錄」下方選取之對話內容至本地端</w:t>
            </w:r>
            <w:r w:rsidRPr="544A8B45">
              <w:rPr>
                <w:rFonts w:ascii="Times New Roman" w:eastAsia="Times New Roman" w:hAnsi="Times New Roman" w:cs="Times New Roman"/>
                <w:color w:val="000000" w:themeColor="text1"/>
                <w:szCs w:val="24"/>
              </w:rPr>
              <w:t xml:space="preserve">  </w:t>
            </w:r>
          </w:p>
        </w:tc>
      </w:tr>
    </w:tbl>
    <w:p w14:paraId="1B9B8260" w14:textId="7D4FB4EF" w:rsidR="224498A2" w:rsidRDefault="224498A2" w:rsidP="224498A2">
      <w:pPr>
        <w:widowControl/>
      </w:pPr>
      <w:r>
        <w:rPr>
          <w:noProof/>
        </w:rPr>
        <w:drawing>
          <wp:inline distT="0" distB="0" distL="0" distR="0" wp14:anchorId="205FC517" wp14:editId="33FFA2DF">
            <wp:extent cx="5581648" cy="3267075"/>
            <wp:effectExtent l="0" t="0" r="0" b="0"/>
            <wp:docPr id="1740730796" name="圖片 174073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81648" cy="3267075"/>
                    </a:xfrm>
                    <a:prstGeom prst="rect">
                      <a:avLst/>
                    </a:prstGeom>
                  </pic:spPr>
                </pic:pic>
              </a:graphicData>
            </a:graphic>
          </wp:inline>
        </w:drawing>
      </w:r>
    </w:p>
    <w:p w14:paraId="1A40B25C" w14:textId="00C9DAB4" w:rsidR="0066784D" w:rsidRPr="00AC72E7" w:rsidRDefault="00413291" w:rsidP="00AC72E7">
      <w:pPr>
        <w:jc w:val="center"/>
        <w:outlineLvl w:val="0"/>
        <w:rPr>
          <w:rFonts w:ascii="Times New Roman" w:eastAsia="標楷體" w:hAnsi="Times New Roman" w:cs="Times New Roman"/>
        </w:rPr>
      </w:pPr>
      <w:bookmarkStart w:id="145" w:name="_Toc184000952"/>
      <w:r w:rsidRPr="00AC72E7">
        <w:rPr>
          <w:rFonts w:ascii="Times New Roman" w:eastAsia="標楷體" w:hAnsi="Times New Roman" w:cs="Times New Roman" w:hint="eastAsia"/>
        </w:rPr>
        <w:t>圖</w:t>
      </w:r>
      <w:r w:rsidRPr="00AC72E7">
        <w:rPr>
          <w:rFonts w:ascii="Times New Roman" w:eastAsia="標楷體" w:hAnsi="Times New Roman" w:cs="Times New Roman" w:hint="eastAsia"/>
        </w:rPr>
        <w:t>3.</w:t>
      </w:r>
      <w:r w:rsidR="1D4B8B01" w:rsidRPr="1D4B8B01">
        <w:rPr>
          <w:rFonts w:ascii="Times New Roman" w:eastAsia="標楷體" w:hAnsi="Times New Roman" w:cs="Times New Roman"/>
        </w:rPr>
        <w:t xml:space="preserve">25 </w:t>
      </w:r>
      <w:r w:rsidRPr="00AC72E7">
        <w:rPr>
          <w:rFonts w:ascii="Times New Roman" w:eastAsia="標楷體" w:hAnsi="Times New Roman" w:cs="Times New Roman" w:hint="eastAsia"/>
        </w:rPr>
        <w:t>下載對話紀錄檔</w:t>
      </w:r>
      <w:bookmarkEnd w:id="145"/>
    </w:p>
    <w:p w14:paraId="70210C6A" w14:textId="7CF0DB96" w:rsidR="00413291" w:rsidRDefault="00413291">
      <w:pPr>
        <w:widowControl/>
      </w:pPr>
    </w:p>
    <w:p w14:paraId="214B85F0" w14:textId="0E2A5185" w:rsidR="00413291" w:rsidRDefault="00413291">
      <w:pPr>
        <w:widowControl/>
      </w:pPr>
    </w:p>
    <w:p w14:paraId="54A71F62" w14:textId="77777777" w:rsidR="00FA3D6D" w:rsidRDefault="00FA3D6D">
      <w:pPr>
        <w:widowControl/>
      </w:pPr>
    </w:p>
    <w:p w14:paraId="25C0AF66" w14:textId="2C479AEB" w:rsidR="00AE1417" w:rsidRDefault="00AE1417">
      <w:pPr>
        <w:widowControl/>
        <w:rPr>
          <w:rFonts w:ascii="Times New Roman" w:eastAsia="標楷體" w:hAnsi="Times New Roman" w:cs="Times New Roman"/>
        </w:rPr>
      </w:pPr>
    </w:p>
    <w:p w14:paraId="4C1724F9" w14:textId="77777777" w:rsidR="00AE1417" w:rsidRDefault="00AE1417">
      <w:pPr>
        <w:widowControl/>
        <w:rPr>
          <w:rFonts w:ascii="Times New Roman" w:eastAsia="標楷體" w:hAnsi="Times New Roman" w:cs="Times New Roman"/>
        </w:rPr>
      </w:pPr>
    </w:p>
    <w:p w14:paraId="1C52D20C" w14:textId="77777777" w:rsidR="00AE1417" w:rsidRDefault="00AE1417">
      <w:pPr>
        <w:widowControl/>
        <w:rPr>
          <w:rFonts w:ascii="Times New Roman" w:eastAsia="標楷體" w:hAnsi="Times New Roman" w:cs="Times New Roman"/>
        </w:rPr>
      </w:pPr>
    </w:p>
    <w:p w14:paraId="03FF419C" w14:textId="75C624ED" w:rsidR="0066784D" w:rsidRDefault="0066784D" w:rsidP="00A624CF">
      <w:pPr>
        <w:jc w:val="center"/>
        <w:outlineLvl w:val="0"/>
        <w:rPr>
          <w:rFonts w:ascii="Times New Roman" w:eastAsia="標楷體" w:hAnsi="Times New Roman" w:cs="Times New Roman"/>
        </w:rPr>
      </w:pPr>
    </w:p>
    <w:p w14:paraId="659E3DA4" w14:textId="677D7834" w:rsidR="009A6505" w:rsidRPr="0066784D" w:rsidRDefault="0066784D" w:rsidP="00A27F24">
      <w:pPr>
        <w:widowControl/>
        <w:rPr>
          <w:rFonts w:ascii="Times New Roman" w:eastAsia="標楷體" w:hAnsi="Times New Roman" w:cs="Times New Roman"/>
        </w:rPr>
      </w:pPr>
      <w:r>
        <w:rPr>
          <w:rFonts w:ascii="Times New Roman" w:eastAsia="標楷體" w:hAnsi="Times New Roman" w:cs="Times New Roman"/>
        </w:rPr>
        <w:br w:type="page"/>
      </w:r>
    </w:p>
    <w:p w14:paraId="036E3C8D" w14:textId="0F909E98" w:rsidR="00043E55" w:rsidRPr="002E5EF6" w:rsidRDefault="002E5EF6" w:rsidP="00831191">
      <w:pPr>
        <w:pStyle w:val="a3"/>
        <w:numPr>
          <w:ilvl w:val="0"/>
          <w:numId w:val="1"/>
        </w:numPr>
        <w:ind w:leftChars="0" w:left="482" w:hanging="482"/>
        <w:outlineLvl w:val="0"/>
        <w:rPr>
          <w:rFonts w:ascii="Times New Roman" w:eastAsia="標楷體" w:hAnsi="Times New Roman" w:cs="Times New Roman"/>
          <w:b/>
        </w:rPr>
      </w:pPr>
      <w:bookmarkStart w:id="146" w:name="_Toc183991724"/>
      <w:bookmarkStart w:id="147" w:name="_Toc696611192"/>
      <w:bookmarkStart w:id="148" w:name="_Toc184000953"/>
      <w:r>
        <w:rPr>
          <w:rFonts w:ascii="Times New Roman" w:eastAsia="標楷體" w:hAnsi="Times New Roman" w:cs="Times New Roman" w:hint="eastAsia"/>
          <w:b/>
        </w:rPr>
        <w:lastRenderedPageBreak/>
        <w:t>流程圖</w:t>
      </w:r>
      <w:bookmarkEnd w:id="146"/>
      <w:bookmarkEnd w:id="147"/>
      <w:bookmarkEnd w:id="148"/>
    </w:p>
    <w:p w14:paraId="3715A771" w14:textId="4C3304EE" w:rsidR="00043E55" w:rsidRDefault="00043E55" w:rsidP="00043E55">
      <w:pPr>
        <w:ind w:firstLineChars="200" w:firstLine="480"/>
        <w:rPr>
          <w:rFonts w:ascii="Times New Roman" w:eastAsia="標楷體" w:hAnsi="Times New Roman" w:cs="Times New Roman"/>
        </w:rPr>
      </w:pPr>
      <w:r w:rsidRPr="002764B5">
        <w:rPr>
          <w:rFonts w:ascii="Times New Roman" w:eastAsia="標楷體" w:hAnsi="Times New Roman" w:cs="Times New Roman"/>
        </w:rPr>
        <w:t>本章節針對「</w:t>
      </w:r>
      <w:r w:rsidR="00831191" w:rsidRPr="00370214">
        <w:rPr>
          <w:rFonts w:ascii="Times New Roman" w:eastAsia="標楷體" w:hAnsi="Times New Roman" w:hint="eastAsia"/>
        </w:rPr>
        <w:t>穀寶</w:t>
      </w:r>
      <w:r w:rsidR="00831191" w:rsidRPr="00370214">
        <w:rPr>
          <w:rFonts w:ascii="Times New Roman" w:eastAsia="標楷體" w:hAnsi="Times New Roman" w:hint="eastAsia"/>
        </w:rPr>
        <w:t>-</w:t>
      </w:r>
      <w:r w:rsidR="00831191" w:rsidRPr="00370214">
        <w:rPr>
          <w:rFonts w:ascii="Times New Roman" w:eastAsia="標楷體" w:hAnsi="Times New Roman" w:hint="eastAsia"/>
        </w:rPr>
        <w:t>智能保險存股建議平台</w:t>
      </w:r>
      <w:r w:rsidRPr="002764B5">
        <w:rPr>
          <w:rFonts w:ascii="Times New Roman" w:eastAsia="標楷體" w:hAnsi="Times New Roman" w:cs="Times New Roman"/>
        </w:rPr>
        <w:t>」之各個子功能作流程的解說以及步驟，主要讓管理者、使用者詳細的了解，以及日後維護方便為主。</w:t>
      </w:r>
    </w:p>
    <w:p w14:paraId="6BA81BA4" w14:textId="77777777" w:rsidR="002E5EF6" w:rsidRDefault="002E5EF6" w:rsidP="00043E55">
      <w:pPr>
        <w:ind w:firstLineChars="200" w:firstLine="480"/>
        <w:rPr>
          <w:rFonts w:ascii="Times New Roman" w:eastAsia="標楷體" w:hAnsi="Times New Roman" w:cs="Times New Roman"/>
        </w:rPr>
      </w:pPr>
    </w:p>
    <w:p w14:paraId="375F09A9" w14:textId="157BFD42" w:rsidR="00AA4CBD" w:rsidRPr="001313BC" w:rsidRDefault="00121003" w:rsidP="001313BC">
      <w:pPr>
        <w:pStyle w:val="a3"/>
        <w:ind w:leftChars="0" w:left="482"/>
        <w:outlineLvl w:val="0"/>
        <w:rPr>
          <w:rFonts w:ascii="Times New Roman" w:eastAsia="標楷體" w:hAnsi="Times New Roman" w:cs="Times New Roman"/>
          <w:b/>
        </w:rPr>
      </w:pPr>
      <w:bookmarkStart w:id="149" w:name="_Toc184000954"/>
      <w:r>
        <w:rPr>
          <w:rFonts w:ascii="Times New Roman" w:eastAsia="標楷體" w:hAnsi="Times New Roman" w:cs="Times New Roman" w:hint="eastAsia"/>
          <w:b/>
        </w:rPr>
        <w:t>4.1</w:t>
      </w:r>
      <w:r w:rsidR="00AA4CBD" w:rsidRPr="001313BC">
        <w:rPr>
          <w:rFonts w:ascii="Times New Roman" w:eastAsia="標楷體" w:hAnsi="Times New Roman" w:cs="Times New Roman"/>
          <w:b/>
        </w:rPr>
        <w:t>架構流程圖</w:t>
      </w:r>
      <w:bookmarkEnd w:id="149"/>
    </w:p>
    <w:p w14:paraId="6B9A1005" w14:textId="46608AC4" w:rsidR="00E3376F" w:rsidRPr="002764B5" w:rsidRDefault="00B86F73" w:rsidP="00E3376F">
      <w:pPr>
        <w:jc w:val="center"/>
        <w:rPr>
          <w:rFonts w:ascii="Times New Roman" w:eastAsia="標楷體" w:hAnsi="Times New Roman" w:cs="Times New Roman"/>
          <w:b/>
        </w:rPr>
      </w:pPr>
      <w:r w:rsidRPr="00B86F73">
        <w:rPr>
          <w:rFonts w:ascii="Times New Roman" w:eastAsia="標楷體" w:hAnsi="Times New Roman" w:cs="Times New Roman"/>
          <w:b/>
          <w:noProof/>
        </w:rPr>
        <w:drawing>
          <wp:inline distT="0" distB="0" distL="0" distR="0" wp14:anchorId="00B86250" wp14:editId="3FF2475A">
            <wp:extent cx="5503333" cy="3006725"/>
            <wp:effectExtent l="0" t="0" r="2540" b="3175"/>
            <wp:docPr id="9421474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7465" name=""/>
                    <pic:cNvPicPr/>
                  </pic:nvPicPr>
                  <pic:blipFill rotWithShape="1">
                    <a:blip r:embed="rId68"/>
                    <a:srcRect l="2580" r="3338"/>
                    <a:stretch/>
                  </pic:blipFill>
                  <pic:spPr bwMode="auto">
                    <a:xfrm>
                      <a:off x="0" y="0"/>
                      <a:ext cx="5503333" cy="3006725"/>
                    </a:xfrm>
                    <a:prstGeom prst="rect">
                      <a:avLst/>
                    </a:prstGeom>
                    <a:ln>
                      <a:noFill/>
                    </a:ln>
                    <a:extLst>
                      <a:ext uri="{53640926-AAD7-44D8-BBD7-CCE9431645EC}">
                        <a14:shadowObscured xmlns:a14="http://schemas.microsoft.com/office/drawing/2010/main"/>
                      </a:ext>
                    </a:extLst>
                  </pic:spPr>
                </pic:pic>
              </a:graphicData>
            </a:graphic>
          </wp:inline>
        </w:drawing>
      </w:r>
    </w:p>
    <w:p w14:paraId="4F61B83B" w14:textId="77777777" w:rsidR="00AE1154" w:rsidRDefault="008C288B" w:rsidP="00AE1154">
      <w:pPr>
        <w:jc w:val="center"/>
        <w:rPr>
          <w:rFonts w:ascii="Times New Roman" w:eastAsia="標楷體" w:hAnsi="Times New Roman" w:cs="Times New Roman"/>
        </w:rPr>
      </w:pPr>
      <w:r w:rsidRPr="008C288B">
        <w:rPr>
          <w:rFonts w:ascii="Times New Roman" w:eastAsia="標楷體" w:hAnsi="Times New Roman" w:cs="Times New Roman"/>
          <w:noProof/>
        </w:rPr>
        <w:drawing>
          <wp:inline distT="0" distB="0" distL="0" distR="0" wp14:anchorId="7ACC6C36" wp14:editId="582E415A">
            <wp:extent cx="4910666" cy="3181213"/>
            <wp:effectExtent l="0" t="0" r="4445" b="635"/>
            <wp:docPr id="2102188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8891" name=""/>
                    <pic:cNvPicPr/>
                  </pic:nvPicPr>
                  <pic:blipFill rotWithShape="1">
                    <a:blip r:embed="rId69"/>
                    <a:srcRect r="4100"/>
                    <a:stretch/>
                  </pic:blipFill>
                  <pic:spPr bwMode="auto">
                    <a:xfrm>
                      <a:off x="0" y="0"/>
                      <a:ext cx="4910666" cy="3181213"/>
                    </a:xfrm>
                    <a:prstGeom prst="rect">
                      <a:avLst/>
                    </a:prstGeom>
                    <a:ln>
                      <a:noFill/>
                    </a:ln>
                    <a:extLst>
                      <a:ext uri="{53640926-AAD7-44D8-BBD7-CCE9431645EC}">
                        <a14:shadowObscured xmlns:a14="http://schemas.microsoft.com/office/drawing/2010/main"/>
                      </a:ext>
                    </a:extLst>
                  </pic:spPr>
                </pic:pic>
              </a:graphicData>
            </a:graphic>
          </wp:inline>
        </w:drawing>
      </w:r>
    </w:p>
    <w:p w14:paraId="2F17FB40" w14:textId="00DB47E6" w:rsidR="005051CE" w:rsidRDefault="00407BCB" w:rsidP="00AE1154">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4.1</w:t>
      </w:r>
      <w:r w:rsidR="7BC0B1AB" w:rsidRPr="7BC0B1AB">
        <w:rPr>
          <w:rFonts w:ascii="Times New Roman" w:eastAsia="標楷體" w:hAnsi="Times New Roman" w:cs="Times New Roman"/>
        </w:rPr>
        <w:t xml:space="preserve"> </w:t>
      </w:r>
      <w:r>
        <w:rPr>
          <w:rFonts w:ascii="Times New Roman" w:eastAsia="標楷體" w:hAnsi="Times New Roman" w:cs="Times New Roman" w:hint="eastAsia"/>
        </w:rPr>
        <w:t>架構流程圖</w:t>
      </w:r>
    </w:p>
    <w:p w14:paraId="6DCCB1B3" w14:textId="77777777" w:rsidR="00AE1154" w:rsidRDefault="00AE1154" w:rsidP="00AE1154">
      <w:pPr>
        <w:jc w:val="center"/>
        <w:rPr>
          <w:rFonts w:ascii="Times New Roman" w:eastAsia="標楷體" w:hAnsi="Times New Roman" w:cs="Times New Roman"/>
        </w:rPr>
      </w:pPr>
    </w:p>
    <w:p w14:paraId="41E4EFFA" w14:textId="77777777" w:rsidR="00AE1154" w:rsidRDefault="00AE1154" w:rsidP="00AE1154">
      <w:pPr>
        <w:jc w:val="center"/>
        <w:rPr>
          <w:rFonts w:ascii="Times New Roman" w:eastAsia="標楷體" w:hAnsi="Times New Roman" w:cs="Times New Roman"/>
        </w:rPr>
      </w:pPr>
    </w:p>
    <w:p w14:paraId="715A32B8" w14:textId="77777777" w:rsidR="00A27F24" w:rsidRDefault="00A27F24" w:rsidP="00AE1154">
      <w:pPr>
        <w:jc w:val="center"/>
        <w:rPr>
          <w:rFonts w:ascii="Times New Roman" w:eastAsia="標楷體" w:hAnsi="Times New Roman" w:cs="Times New Roman"/>
        </w:rPr>
      </w:pPr>
    </w:p>
    <w:p w14:paraId="08C761D1" w14:textId="77777777" w:rsidR="00AE1154" w:rsidRDefault="00AE1154" w:rsidP="00AE1154">
      <w:pPr>
        <w:jc w:val="center"/>
        <w:rPr>
          <w:rFonts w:ascii="Times New Roman" w:eastAsia="標楷體" w:hAnsi="Times New Roman" w:cs="Times New Roman"/>
        </w:rPr>
      </w:pPr>
    </w:p>
    <w:p w14:paraId="4B32B49B" w14:textId="53516485" w:rsidR="005051CE" w:rsidRPr="008C03DF" w:rsidRDefault="00E362BC" w:rsidP="005C1A8E">
      <w:pPr>
        <w:pStyle w:val="a3"/>
        <w:ind w:leftChars="0" w:left="482"/>
        <w:outlineLvl w:val="0"/>
        <w:rPr>
          <w:rFonts w:ascii="Times New Roman" w:eastAsia="標楷體" w:hAnsi="Times New Roman" w:cs="Times New Roman"/>
          <w:b/>
        </w:rPr>
      </w:pPr>
      <w:bookmarkStart w:id="150" w:name="_Toc184000955"/>
      <w:r>
        <w:rPr>
          <w:rFonts w:ascii="Times New Roman" w:eastAsia="標楷體" w:hAnsi="Times New Roman" w:cs="Times New Roman" w:hint="eastAsia"/>
          <w:b/>
        </w:rPr>
        <w:lastRenderedPageBreak/>
        <w:t>4.2</w:t>
      </w:r>
      <w:r w:rsidR="00331378" w:rsidRPr="008C03DF">
        <w:rPr>
          <w:rFonts w:ascii="Times New Roman" w:eastAsia="標楷體" w:hAnsi="Times New Roman" w:cs="Times New Roman" w:hint="eastAsia"/>
          <w:b/>
        </w:rPr>
        <w:t>保單輸入系統</w:t>
      </w:r>
      <w:bookmarkEnd w:id="150"/>
    </w:p>
    <w:p w14:paraId="0BCDDB49" w14:textId="56003643" w:rsidR="00206A3A" w:rsidRPr="00206A3A" w:rsidRDefault="00F907DF" w:rsidP="00CD5C10">
      <w:pPr>
        <w:jc w:val="center"/>
        <w:rPr>
          <w:rFonts w:ascii="Times New Roman" w:eastAsia="標楷體" w:hAnsi="Times New Roman" w:cs="Times New Roman"/>
        </w:rPr>
      </w:pPr>
      <w:r w:rsidRPr="00F907DF">
        <w:rPr>
          <w:rFonts w:ascii="Times New Roman" w:eastAsia="標楷體" w:hAnsi="Times New Roman" w:cs="Times New Roman"/>
          <w:noProof/>
        </w:rPr>
        <w:drawing>
          <wp:inline distT="0" distB="0" distL="0" distR="0" wp14:anchorId="4A383229" wp14:editId="68E9212A">
            <wp:extent cx="2610214" cy="6801799"/>
            <wp:effectExtent l="0" t="0" r="0" b="0"/>
            <wp:docPr id="1228800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00572" name=""/>
                    <pic:cNvPicPr/>
                  </pic:nvPicPr>
                  <pic:blipFill>
                    <a:blip r:embed="rId70"/>
                    <a:stretch>
                      <a:fillRect/>
                    </a:stretch>
                  </pic:blipFill>
                  <pic:spPr>
                    <a:xfrm>
                      <a:off x="0" y="0"/>
                      <a:ext cx="2610214" cy="6801799"/>
                    </a:xfrm>
                    <a:prstGeom prst="rect">
                      <a:avLst/>
                    </a:prstGeom>
                  </pic:spPr>
                </pic:pic>
              </a:graphicData>
            </a:graphic>
          </wp:inline>
        </w:drawing>
      </w:r>
    </w:p>
    <w:p w14:paraId="1FEE6178" w14:textId="231F1022" w:rsidR="00206A3A" w:rsidRPr="002764B5" w:rsidRDefault="00206A3A" w:rsidP="00206A3A">
      <w:pPr>
        <w:jc w:val="center"/>
        <w:outlineLvl w:val="0"/>
        <w:rPr>
          <w:rFonts w:ascii="Times New Roman" w:eastAsia="標楷體" w:hAnsi="Times New Roman" w:cs="Times New Roman"/>
        </w:rPr>
      </w:pPr>
      <w:bookmarkStart w:id="151" w:name="_Toc57147105"/>
      <w:bookmarkStart w:id="152" w:name="_Toc57148728"/>
      <w:bookmarkStart w:id="153" w:name="_Toc183991725"/>
      <w:bookmarkStart w:id="154" w:name="_Toc26681667"/>
      <w:bookmarkStart w:id="155" w:name="_Toc184000956"/>
      <w:bookmarkStart w:id="156" w:name="_Hlk151502707"/>
      <w:r w:rsidRPr="002764B5">
        <w:rPr>
          <w:rFonts w:ascii="Times New Roman" w:eastAsia="標楷體" w:hAnsi="Times New Roman" w:cs="Times New Roman"/>
        </w:rPr>
        <w:t>圖</w:t>
      </w:r>
      <w:r w:rsidR="00407BCB">
        <w:rPr>
          <w:rFonts w:ascii="Times New Roman" w:eastAsia="標楷體" w:hAnsi="Times New Roman" w:cs="Times New Roman" w:hint="eastAsia"/>
        </w:rPr>
        <w:t>4.2</w:t>
      </w:r>
      <w:r>
        <w:rPr>
          <w:rFonts w:ascii="Times New Roman" w:eastAsia="標楷體" w:hAnsi="Times New Roman" w:cs="Times New Roman" w:hint="eastAsia"/>
        </w:rPr>
        <w:t>保單輸入系統</w:t>
      </w:r>
      <w:r w:rsidRPr="002764B5">
        <w:rPr>
          <w:rFonts w:ascii="Times New Roman" w:eastAsia="標楷體" w:hAnsi="Times New Roman" w:cs="Times New Roman"/>
        </w:rPr>
        <w:t>流程圖</w:t>
      </w:r>
      <w:bookmarkEnd w:id="151"/>
      <w:bookmarkEnd w:id="152"/>
      <w:bookmarkEnd w:id="153"/>
      <w:bookmarkEnd w:id="154"/>
      <w:bookmarkEnd w:id="155"/>
    </w:p>
    <w:bookmarkEnd w:id="156"/>
    <w:p w14:paraId="2B095429" w14:textId="176E75D1" w:rsidR="008E2F4C" w:rsidRDefault="008E2F4C" w:rsidP="00206A3A">
      <w:pPr>
        <w:jc w:val="center"/>
        <w:rPr>
          <w:rFonts w:ascii="Times New Roman" w:eastAsia="標楷體" w:hAnsi="Times New Roman" w:cs="Times New Roman"/>
        </w:rPr>
      </w:pPr>
    </w:p>
    <w:p w14:paraId="03AA8821" w14:textId="77777777" w:rsidR="008E2F4C" w:rsidRDefault="008E2F4C">
      <w:pPr>
        <w:widowControl/>
        <w:rPr>
          <w:rFonts w:ascii="Times New Roman" w:eastAsia="標楷體" w:hAnsi="Times New Roman" w:cs="Times New Roman"/>
        </w:rPr>
      </w:pPr>
      <w:r>
        <w:rPr>
          <w:rFonts w:ascii="Times New Roman" w:eastAsia="標楷體" w:hAnsi="Times New Roman" w:cs="Times New Roman"/>
        </w:rPr>
        <w:br w:type="page"/>
      </w:r>
    </w:p>
    <w:p w14:paraId="652E35FF" w14:textId="067DED2C" w:rsidR="008E2F4C" w:rsidRPr="008C03DF" w:rsidRDefault="00E362BC" w:rsidP="005C1A8E">
      <w:pPr>
        <w:pStyle w:val="a3"/>
        <w:ind w:leftChars="0" w:left="482"/>
        <w:outlineLvl w:val="0"/>
        <w:rPr>
          <w:rFonts w:ascii="Times New Roman" w:eastAsia="標楷體" w:hAnsi="Times New Roman" w:cs="Times New Roman"/>
          <w:b/>
        </w:rPr>
      </w:pPr>
      <w:bookmarkStart w:id="157" w:name="_Toc184000957"/>
      <w:r>
        <w:rPr>
          <w:rFonts w:ascii="Times New Roman" w:eastAsia="標楷體" w:hAnsi="Times New Roman" w:cs="Times New Roman" w:hint="eastAsia"/>
          <w:b/>
        </w:rPr>
        <w:lastRenderedPageBreak/>
        <w:t>4.</w:t>
      </w:r>
      <w:r w:rsidR="00217F65">
        <w:rPr>
          <w:rFonts w:ascii="Times New Roman" w:eastAsia="標楷體" w:hAnsi="Times New Roman" w:cs="Times New Roman" w:hint="eastAsia"/>
          <w:b/>
        </w:rPr>
        <w:t>2.1</w:t>
      </w:r>
      <w:r w:rsidR="008E2F4C" w:rsidRPr="008C03DF">
        <w:rPr>
          <w:rFonts w:ascii="Times New Roman" w:eastAsia="標楷體" w:hAnsi="Times New Roman" w:cs="Times New Roman" w:hint="eastAsia"/>
          <w:b/>
        </w:rPr>
        <w:t>保單</w:t>
      </w:r>
      <w:r w:rsidR="007F2449" w:rsidRPr="008C03DF">
        <w:rPr>
          <w:rFonts w:ascii="Times New Roman" w:eastAsia="標楷體" w:hAnsi="Times New Roman" w:cs="Times New Roman" w:hint="eastAsia"/>
          <w:b/>
        </w:rPr>
        <w:t>資料</w:t>
      </w:r>
      <w:r w:rsidR="008E2F4C" w:rsidRPr="008C03DF">
        <w:rPr>
          <w:rFonts w:ascii="Times New Roman" w:eastAsia="標楷體" w:hAnsi="Times New Roman" w:cs="Times New Roman" w:hint="eastAsia"/>
          <w:b/>
        </w:rPr>
        <w:t>輸入</w:t>
      </w:r>
      <w:bookmarkEnd w:id="157"/>
    </w:p>
    <w:p w14:paraId="38DA56DF" w14:textId="5B31955C" w:rsidR="008E2F4C" w:rsidRPr="00206A3A" w:rsidRDefault="00AA0BA8" w:rsidP="008E2F4C">
      <w:pPr>
        <w:jc w:val="center"/>
        <w:rPr>
          <w:rFonts w:ascii="Times New Roman" w:eastAsia="標楷體" w:hAnsi="Times New Roman" w:cs="Times New Roman"/>
        </w:rPr>
      </w:pPr>
      <w:r w:rsidRPr="00AA0BA8">
        <w:rPr>
          <w:rFonts w:ascii="Times New Roman" w:eastAsia="標楷體" w:hAnsi="Times New Roman" w:cs="Times New Roman"/>
          <w:noProof/>
        </w:rPr>
        <w:drawing>
          <wp:inline distT="0" distB="0" distL="0" distR="0" wp14:anchorId="183BC636" wp14:editId="73C46657">
            <wp:extent cx="5579745" cy="5855970"/>
            <wp:effectExtent l="0" t="0" r="1905" b="0"/>
            <wp:docPr id="3549030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03069" name=""/>
                    <pic:cNvPicPr/>
                  </pic:nvPicPr>
                  <pic:blipFill>
                    <a:blip r:embed="rId71"/>
                    <a:stretch>
                      <a:fillRect/>
                    </a:stretch>
                  </pic:blipFill>
                  <pic:spPr>
                    <a:xfrm>
                      <a:off x="0" y="0"/>
                      <a:ext cx="5579745" cy="5855970"/>
                    </a:xfrm>
                    <a:prstGeom prst="rect">
                      <a:avLst/>
                    </a:prstGeom>
                  </pic:spPr>
                </pic:pic>
              </a:graphicData>
            </a:graphic>
          </wp:inline>
        </w:drawing>
      </w:r>
    </w:p>
    <w:p w14:paraId="2B437DAF" w14:textId="443907D3" w:rsidR="008E2F4C" w:rsidRPr="002764B5" w:rsidRDefault="008E2F4C" w:rsidP="008E2F4C">
      <w:pPr>
        <w:jc w:val="center"/>
        <w:outlineLvl w:val="0"/>
        <w:rPr>
          <w:rFonts w:ascii="Times New Roman" w:eastAsia="標楷體" w:hAnsi="Times New Roman" w:cs="Times New Roman"/>
        </w:rPr>
      </w:pPr>
      <w:bookmarkStart w:id="158" w:name="_Toc183991726"/>
      <w:bookmarkStart w:id="159" w:name="_Toc1404708393"/>
      <w:bookmarkStart w:id="160" w:name="_Toc184000958"/>
      <w:r w:rsidRPr="002764B5">
        <w:rPr>
          <w:rFonts w:ascii="Times New Roman" w:eastAsia="標楷體" w:hAnsi="Times New Roman" w:cs="Times New Roman"/>
        </w:rPr>
        <w:t>圖</w:t>
      </w:r>
      <w:r>
        <w:rPr>
          <w:rFonts w:ascii="Times New Roman" w:eastAsia="標楷體" w:hAnsi="Times New Roman" w:cs="Times New Roman" w:hint="eastAsia"/>
        </w:rPr>
        <w:t>4.</w:t>
      </w:r>
      <w:r w:rsidR="0052505C">
        <w:rPr>
          <w:rFonts w:ascii="Times New Roman" w:eastAsia="標楷體" w:hAnsi="Times New Roman" w:cs="Times New Roman" w:hint="eastAsia"/>
        </w:rPr>
        <w:t>3</w:t>
      </w:r>
      <w:r>
        <w:rPr>
          <w:rFonts w:ascii="Times New Roman" w:eastAsia="標楷體" w:hAnsi="Times New Roman" w:cs="Times New Roman" w:hint="eastAsia"/>
        </w:rPr>
        <w:t>保單</w:t>
      </w:r>
      <w:r w:rsidR="008B1C91">
        <w:rPr>
          <w:rFonts w:ascii="Times New Roman" w:eastAsia="標楷體" w:hAnsi="Times New Roman" w:cs="Times New Roman" w:hint="eastAsia"/>
        </w:rPr>
        <w:t>資料</w:t>
      </w:r>
      <w:r>
        <w:rPr>
          <w:rFonts w:ascii="Times New Roman" w:eastAsia="標楷體" w:hAnsi="Times New Roman" w:cs="Times New Roman" w:hint="eastAsia"/>
        </w:rPr>
        <w:t>輸入</w:t>
      </w:r>
      <w:r w:rsidRPr="002764B5">
        <w:rPr>
          <w:rFonts w:ascii="Times New Roman" w:eastAsia="標楷體" w:hAnsi="Times New Roman" w:cs="Times New Roman"/>
        </w:rPr>
        <w:t>流程圖</w:t>
      </w:r>
      <w:bookmarkEnd w:id="158"/>
      <w:bookmarkEnd w:id="159"/>
      <w:bookmarkEnd w:id="160"/>
    </w:p>
    <w:p w14:paraId="57395FCA" w14:textId="77777777" w:rsidR="008E2F4C" w:rsidRDefault="008E2F4C" w:rsidP="008E2F4C">
      <w:pPr>
        <w:jc w:val="center"/>
        <w:rPr>
          <w:rFonts w:ascii="Times New Roman" w:eastAsia="標楷體" w:hAnsi="Times New Roman" w:cs="Times New Roman"/>
        </w:rPr>
      </w:pPr>
    </w:p>
    <w:p w14:paraId="3F897586" w14:textId="08428847" w:rsidR="008E2F4C" w:rsidRDefault="008E2F4C" w:rsidP="00206A3A">
      <w:pPr>
        <w:jc w:val="center"/>
        <w:rPr>
          <w:rFonts w:ascii="Times New Roman" w:eastAsia="標楷體" w:hAnsi="Times New Roman" w:cs="Times New Roman"/>
        </w:rPr>
      </w:pPr>
    </w:p>
    <w:p w14:paraId="7B72D345" w14:textId="77777777" w:rsidR="008E2F4C" w:rsidRDefault="008E2F4C">
      <w:pPr>
        <w:widowControl/>
        <w:rPr>
          <w:rFonts w:ascii="Times New Roman" w:eastAsia="標楷體" w:hAnsi="Times New Roman" w:cs="Times New Roman"/>
        </w:rPr>
      </w:pPr>
      <w:r>
        <w:rPr>
          <w:rFonts w:ascii="Times New Roman" w:eastAsia="標楷體" w:hAnsi="Times New Roman" w:cs="Times New Roman"/>
        </w:rPr>
        <w:br w:type="page"/>
      </w:r>
    </w:p>
    <w:p w14:paraId="542B76CC" w14:textId="6B8D04B9" w:rsidR="008B1C91" w:rsidRPr="008C03DF" w:rsidRDefault="00217F65" w:rsidP="005C1A8E">
      <w:pPr>
        <w:pStyle w:val="a3"/>
        <w:ind w:leftChars="0" w:left="482"/>
        <w:outlineLvl w:val="0"/>
        <w:rPr>
          <w:rFonts w:ascii="Times New Roman" w:eastAsia="標楷體" w:hAnsi="Times New Roman" w:cs="Times New Roman"/>
          <w:b/>
        </w:rPr>
      </w:pPr>
      <w:bookmarkStart w:id="161" w:name="_Toc184000959"/>
      <w:r>
        <w:rPr>
          <w:rFonts w:ascii="Times New Roman" w:eastAsia="標楷體" w:hAnsi="Times New Roman" w:cs="Times New Roman" w:hint="eastAsia"/>
          <w:b/>
        </w:rPr>
        <w:lastRenderedPageBreak/>
        <w:t>4.2.2</w:t>
      </w:r>
      <w:r w:rsidR="008B1C91" w:rsidRPr="008C03DF">
        <w:rPr>
          <w:rFonts w:ascii="Times New Roman" w:eastAsia="標楷體" w:hAnsi="Times New Roman" w:cs="Times New Roman" w:hint="eastAsia"/>
          <w:b/>
        </w:rPr>
        <w:t>保單列表</w:t>
      </w:r>
      <w:bookmarkEnd w:id="161"/>
    </w:p>
    <w:p w14:paraId="2279550A" w14:textId="4D1CDBD1" w:rsidR="008B1C91" w:rsidRPr="00206A3A" w:rsidRDefault="008B1C91" w:rsidP="008B1C91">
      <w:pPr>
        <w:jc w:val="center"/>
        <w:rPr>
          <w:rFonts w:ascii="Times New Roman" w:eastAsia="標楷體" w:hAnsi="Times New Roman" w:cs="Times New Roman"/>
        </w:rPr>
      </w:pPr>
      <w:r w:rsidRPr="008B1C91">
        <w:rPr>
          <w:rFonts w:ascii="Times New Roman" w:eastAsia="標楷體" w:hAnsi="Times New Roman" w:cs="Times New Roman"/>
          <w:noProof/>
        </w:rPr>
        <w:drawing>
          <wp:inline distT="0" distB="0" distL="0" distR="0" wp14:anchorId="6729CE78" wp14:editId="1A6C8901">
            <wp:extent cx="5579745" cy="4248150"/>
            <wp:effectExtent l="0" t="0" r="1905" b="0"/>
            <wp:docPr id="9386189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18935" name=""/>
                    <pic:cNvPicPr/>
                  </pic:nvPicPr>
                  <pic:blipFill>
                    <a:blip r:embed="rId72"/>
                    <a:stretch>
                      <a:fillRect/>
                    </a:stretch>
                  </pic:blipFill>
                  <pic:spPr>
                    <a:xfrm>
                      <a:off x="0" y="0"/>
                      <a:ext cx="5579745" cy="4248150"/>
                    </a:xfrm>
                    <a:prstGeom prst="rect">
                      <a:avLst/>
                    </a:prstGeom>
                  </pic:spPr>
                </pic:pic>
              </a:graphicData>
            </a:graphic>
          </wp:inline>
        </w:drawing>
      </w:r>
    </w:p>
    <w:p w14:paraId="23C02DD0" w14:textId="5EB7514B" w:rsidR="008B1C91" w:rsidRPr="002764B5" w:rsidRDefault="008B1C91" w:rsidP="008B1C91">
      <w:pPr>
        <w:jc w:val="center"/>
        <w:outlineLvl w:val="0"/>
        <w:rPr>
          <w:rFonts w:ascii="Times New Roman" w:eastAsia="標楷體" w:hAnsi="Times New Roman" w:cs="Times New Roman"/>
        </w:rPr>
      </w:pPr>
      <w:bookmarkStart w:id="162" w:name="_Toc183991727"/>
      <w:bookmarkStart w:id="163" w:name="_Toc2031599265"/>
      <w:bookmarkStart w:id="164" w:name="_Toc184000960"/>
      <w:r w:rsidRPr="002764B5">
        <w:rPr>
          <w:rFonts w:ascii="Times New Roman" w:eastAsia="標楷體" w:hAnsi="Times New Roman" w:cs="Times New Roman"/>
        </w:rPr>
        <w:t>圖</w:t>
      </w:r>
      <w:r>
        <w:rPr>
          <w:rFonts w:ascii="Times New Roman" w:eastAsia="標楷體" w:hAnsi="Times New Roman" w:cs="Times New Roman" w:hint="eastAsia"/>
        </w:rPr>
        <w:t>4.</w:t>
      </w:r>
      <w:r w:rsidR="0052505C">
        <w:rPr>
          <w:rFonts w:ascii="Times New Roman" w:eastAsia="標楷體" w:hAnsi="Times New Roman" w:cs="Times New Roman" w:hint="eastAsia"/>
        </w:rPr>
        <w:t>4</w:t>
      </w:r>
      <w:r>
        <w:rPr>
          <w:rFonts w:ascii="Times New Roman" w:eastAsia="標楷體" w:hAnsi="Times New Roman" w:cs="Times New Roman" w:hint="eastAsia"/>
        </w:rPr>
        <w:t>保單列表</w:t>
      </w:r>
      <w:r w:rsidRPr="002764B5">
        <w:rPr>
          <w:rFonts w:ascii="Times New Roman" w:eastAsia="標楷體" w:hAnsi="Times New Roman" w:cs="Times New Roman"/>
        </w:rPr>
        <w:t>流程圖</w:t>
      </w:r>
      <w:bookmarkEnd w:id="162"/>
      <w:bookmarkEnd w:id="163"/>
      <w:bookmarkEnd w:id="164"/>
    </w:p>
    <w:p w14:paraId="4E1EA23B" w14:textId="37526608" w:rsidR="008E2F4C" w:rsidRDefault="008E2F4C" w:rsidP="00206A3A">
      <w:pPr>
        <w:jc w:val="center"/>
        <w:rPr>
          <w:rFonts w:ascii="Times New Roman" w:eastAsia="標楷體" w:hAnsi="Times New Roman" w:cs="Times New Roman"/>
        </w:rPr>
      </w:pPr>
    </w:p>
    <w:p w14:paraId="6F21224F" w14:textId="77777777" w:rsidR="008E2F4C" w:rsidRDefault="008E2F4C">
      <w:pPr>
        <w:widowControl/>
        <w:rPr>
          <w:rFonts w:ascii="Times New Roman" w:eastAsia="標楷體" w:hAnsi="Times New Roman" w:cs="Times New Roman"/>
        </w:rPr>
      </w:pPr>
      <w:r>
        <w:rPr>
          <w:rFonts w:ascii="Times New Roman" w:eastAsia="標楷體" w:hAnsi="Times New Roman" w:cs="Times New Roman"/>
        </w:rPr>
        <w:br w:type="page"/>
      </w:r>
    </w:p>
    <w:p w14:paraId="3BE8DEB2" w14:textId="2F8AC0DE" w:rsidR="0052505C" w:rsidRPr="008C03DF" w:rsidRDefault="00217F65" w:rsidP="005C1A8E">
      <w:pPr>
        <w:pStyle w:val="a3"/>
        <w:ind w:leftChars="0" w:left="482"/>
        <w:outlineLvl w:val="0"/>
        <w:rPr>
          <w:rFonts w:ascii="Times New Roman" w:eastAsia="標楷體" w:hAnsi="Times New Roman" w:cs="Times New Roman"/>
          <w:b/>
        </w:rPr>
      </w:pPr>
      <w:bookmarkStart w:id="165" w:name="_Toc184000961"/>
      <w:r>
        <w:rPr>
          <w:rFonts w:ascii="Times New Roman" w:eastAsia="標楷體" w:hAnsi="Times New Roman" w:cs="Times New Roman" w:hint="eastAsia"/>
          <w:b/>
        </w:rPr>
        <w:lastRenderedPageBreak/>
        <w:t>4.2.3</w:t>
      </w:r>
      <w:r w:rsidR="0052505C" w:rsidRPr="008C03DF">
        <w:rPr>
          <w:rFonts w:ascii="Times New Roman" w:eastAsia="標楷體" w:hAnsi="Times New Roman" w:cs="Times New Roman" w:hint="eastAsia"/>
          <w:b/>
        </w:rPr>
        <w:t>編輯保單</w:t>
      </w:r>
      <w:bookmarkEnd w:id="165"/>
    </w:p>
    <w:p w14:paraId="6FB41B0B" w14:textId="6BF1095F" w:rsidR="0052505C" w:rsidRPr="00206A3A" w:rsidRDefault="00C70EA4" w:rsidP="0052505C">
      <w:pPr>
        <w:jc w:val="center"/>
        <w:rPr>
          <w:rFonts w:ascii="Times New Roman" w:eastAsia="標楷體" w:hAnsi="Times New Roman" w:cs="Times New Roman"/>
        </w:rPr>
      </w:pPr>
      <w:r w:rsidRPr="00C70EA4">
        <w:rPr>
          <w:rFonts w:ascii="Times New Roman" w:eastAsia="標楷體" w:hAnsi="Times New Roman" w:cs="Times New Roman"/>
          <w:noProof/>
        </w:rPr>
        <w:drawing>
          <wp:inline distT="0" distB="0" distL="0" distR="0" wp14:anchorId="1901835D" wp14:editId="6A195861">
            <wp:extent cx="2943636" cy="7173326"/>
            <wp:effectExtent l="0" t="0" r="9525" b="0"/>
            <wp:docPr id="1168676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6961" name=""/>
                    <pic:cNvPicPr/>
                  </pic:nvPicPr>
                  <pic:blipFill>
                    <a:blip r:embed="rId73"/>
                    <a:stretch>
                      <a:fillRect/>
                    </a:stretch>
                  </pic:blipFill>
                  <pic:spPr>
                    <a:xfrm>
                      <a:off x="0" y="0"/>
                      <a:ext cx="2943636" cy="7173326"/>
                    </a:xfrm>
                    <a:prstGeom prst="rect">
                      <a:avLst/>
                    </a:prstGeom>
                  </pic:spPr>
                </pic:pic>
              </a:graphicData>
            </a:graphic>
          </wp:inline>
        </w:drawing>
      </w:r>
    </w:p>
    <w:p w14:paraId="6B7E60AA" w14:textId="7D7BC832" w:rsidR="0052505C" w:rsidRPr="002764B5" w:rsidRDefault="0052505C" w:rsidP="0052505C">
      <w:pPr>
        <w:jc w:val="center"/>
        <w:outlineLvl w:val="0"/>
        <w:rPr>
          <w:rFonts w:ascii="Times New Roman" w:eastAsia="標楷體" w:hAnsi="Times New Roman" w:cs="Times New Roman"/>
        </w:rPr>
      </w:pPr>
      <w:bookmarkStart w:id="166" w:name="_Toc183991728"/>
      <w:bookmarkStart w:id="167" w:name="_Toc1178814451"/>
      <w:bookmarkStart w:id="168" w:name="_Toc184000962"/>
      <w:r w:rsidRPr="002764B5">
        <w:rPr>
          <w:rFonts w:ascii="Times New Roman" w:eastAsia="標楷體" w:hAnsi="Times New Roman" w:cs="Times New Roman"/>
        </w:rPr>
        <w:t>圖</w:t>
      </w:r>
      <w:r>
        <w:rPr>
          <w:rFonts w:ascii="Times New Roman" w:eastAsia="標楷體" w:hAnsi="Times New Roman" w:cs="Times New Roman" w:hint="eastAsia"/>
        </w:rPr>
        <w:t>4.5</w:t>
      </w:r>
      <w:r>
        <w:rPr>
          <w:rFonts w:ascii="Times New Roman" w:eastAsia="標楷體" w:hAnsi="Times New Roman" w:cs="Times New Roman" w:hint="eastAsia"/>
        </w:rPr>
        <w:t>編輯保單</w:t>
      </w:r>
      <w:r w:rsidRPr="002764B5">
        <w:rPr>
          <w:rFonts w:ascii="Times New Roman" w:eastAsia="標楷體" w:hAnsi="Times New Roman" w:cs="Times New Roman"/>
        </w:rPr>
        <w:t>流程圖</w:t>
      </w:r>
      <w:bookmarkEnd w:id="166"/>
      <w:bookmarkEnd w:id="167"/>
      <w:bookmarkEnd w:id="168"/>
    </w:p>
    <w:p w14:paraId="0B0E1BEF" w14:textId="77777777" w:rsidR="00481EC8" w:rsidRDefault="00481EC8" w:rsidP="00206A3A">
      <w:pPr>
        <w:jc w:val="center"/>
        <w:rPr>
          <w:rFonts w:ascii="Times New Roman" w:eastAsia="標楷體" w:hAnsi="Times New Roman" w:cs="Times New Roman"/>
        </w:rPr>
      </w:pPr>
    </w:p>
    <w:p w14:paraId="7E0BAF2F" w14:textId="77777777" w:rsidR="00481EC8" w:rsidRDefault="00481EC8">
      <w:pPr>
        <w:widowControl/>
        <w:rPr>
          <w:rFonts w:ascii="Times New Roman" w:eastAsia="標楷體" w:hAnsi="Times New Roman" w:cs="Times New Roman"/>
        </w:rPr>
      </w:pPr>
      <w:r>
        <w:rPr>
          <w:rFonts w:ascii="Times New Roman" w:eastAsia="標楷體" w:hAnsi="Times New Roman" w:cs="Times New Roman"/>
        </w:rPr>
        <w:br w:type="page"/>
      </w:r>
    </w:p>
    <w:p w14:paraId="214C9703" w14:textId="5B003749" w:rsidR="00481EC8" w:rsidRPr="008C03DF" w:rsidRDefault="00217F65" w:rsidP="005C1A8E">
      <w:pPr>
        <w:pStyle w:val="a3"/>
        <w:ind w:leftChars="0" w:left="482"/>
        <w:outlineLvl w:val="0"/>
        <w:rPr>
          <w:rFonts w:ascii="Times New Roman" w:eastAsia="標楷體" w:hAnsi="Times New Roman" w:cs="Times New Roman"/>
          <w:b/>
        </w:rPr>
      </w:pPr>
      <w:bookmarkStart w:id="169" w:name="_Toc184000963"/>
      <w:r>
        <w:rPr>
          <w:rFonts w:ascii="Times New Roman" w:eastAsia="標楷體" w:hAnsi="Times New Roman" w:cs="Times New Roman" w:hint="eastAsia"/>
          <w:b/>
        </w:rPr>
        <w:lastRenderedPageBreak/>
        <w:t>4.3</w:t>
      </w:r>
      <w:r w:rsidR="00F907DF" w:rsidRPr="008C03DF">
        <w:rPr>
          <w:rFonts w:ascii="Times New Roman" w:eastAsia="標楷體" w:hAnsi="Times New Roman" w:cs="Times New Roman" w:hint="eastAsia"/>
          <w:b/>
        </w:rPr>
        <w:t>股票管理</w:t>
      </w:r>
      <w:r w:rsidR="00481EC8" w:rsidRPr="008C03DF">
        <w:rPr>
          <w:rFonts w:ascii="Times New Roman" w:eastAsia="標楷體" w:hAnsi="Times New Roman" w:cs="Times New Roman" w:hint="eastAsia"/>
          <w:b/>
        </w:rPr>
        <w:t>系統</w:t>
      </w:r>
      <w:bookmarkEnd w:id="169"/>
    </w:p>
    <w:p w14:paraId="124A082A" w14:textId="157B9135" w:rsidR="00481EC8" w:rsidRDefault="0035672E" w:rsidP="00520AF1">
      <w:pPr>
        <w:jc w:val="center"/>
        <w:rPr>
          <w:rFonts w:ascii="Times New Roman" w:eastAsia="標楷體" w:hAnsi="Times New Roman" w:cs="Times New Roman"/>
        </w:rPr>
      </w:pPr>
      <w:r w:rsidRPr="0035672E">
        <w:rPr>
          <w:rFonts w:ascii="Times New Roman" w:eastAsia="標楷體" w:hAnsi="Times New Roman" w:cs="Times New Roman"/>
          <w:noProof/>
        </w:rPr>
        <w:drawing>
          <wp:inline distT="0" distB="0" distL="0" distR="0" wp14:anchorId="407E5ACC" wp14:editId="4A6E14F5">
            <wp:extent cx="2476846" cy="6639852"/>
            <wp:effectExtent l="0" t="0" r="0" b="0"/>
            <wp:docPr id="10656407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40705" name=""/>
                    <pic:cNvPicPr/>
                  </pic:nvPicPr>
                  <pic:blipFill>
                    <a:blip r:embed="rId74"/>
                    <a:stretch>
                      <a:fillRect/>
                    </a:stretch>
                  </pic:blipFill>
                  <pic:spPr>
                    <a:xfrm>
                      <a:off x="0" y="0"/>
                      <a:ext cx="2476846" cy="6639852"/>
                    </a:xfrm>
                    <a:prstGeom prst="rect">
                      <a:avLst/>
                    </a:prstGeom>
                  </pic:spPr>
                </pic:pic>
              </a:graphicData>
            </a:graphic>
          </wp:inline>
        </w:drawing>
      </w:r>
    </w:p>
    <w:p w14:paraId="0DB97D8F" w14:textId="3F3BD346" w:rsidR="00481EC8" w:rsidRPr="002764B5" w:rsidRDefault="00481EC8" w:rsidP="00481EC8">
      <w:pPr>
        <w:jc w:val="center"/>
        <w:outlineLvl w:val="0"/>
        <w:rPr>
          <w:rFonts w:ascii="Times New Roman" w:eastAsia="標楷體" w:hAnsi="Times New Roman" w:cs="Times New Roman"/>
        </w:rPr>
      </w:pPr>
      <w:bookmarkStart w:id="170" w:name="_Toc183991729"/>
      <w:bookmarkStart w:id="171" w:name="_Toc1305828046"/>
      <w:bookmarkStart w:id="172" w:name="_Toc184000964"/>
      <w:r w:rsidRPr="002764B5">
        <w:rPr>
          <w:rFonts w:ascii="Times New Roman" w:eastAsia="標楷體" w:hAnsi="Times New Roman" w:cs="Times New Roman"/>
        </w:rPr>
        <w:t>圖</w:t>
      </w:r>
      <w:r w:rsidRPr="002764B5">
        <w:rPr>
          <w:rFonts w:ascii="Times New Roman" w:eastAsia="標楷體" w:hAnsi="Times New Roman" w:cs="Times New Roman"/>
        </w:rPr>
        <w:t>4.</w:t>
      </w:r>
      <w:r w:rsidR="00440843">
        <w:rPr>
          <w:rFonts w:ascii="Times New Roman" w:eastAsia="標楷體" w:hAnsi="Times New Roman" w:cs="Times New Roman" w:hint="eastAsia"/>
        </w:rPr>
        <w:t>6</w:t>
      </w:r>
      <w:r w:rsidR="00F907DF">
        <w:rPr>
          <w:rFonts w:ascii="Times New Roman" w:eastAsia="標楷體" w:hAnsi="Times New Roman" w:cs="Times New Roman" w:hint="eastAsia"/>
        </w:rPr>
        <w:t>股票管理</w:t>
      </w:r>
      <w:r>
        <w:rPr>
          <w:rFonts w:ascii="Times New Roman" w:eastAsia="標楷體" w:hAnsi="Times New Roman" w:cs="Times New Roman" w:hint="eastAsia"/>
        </w:rPr>
        <w:t>系統</w:t>
      </w:r>
      <w:r w:rsidRPr="002764B5">
        <w:rPr>
          <w:rFonts w:ascii="Times New Roman" w:eastAsia="標楷體" w:hAnsi="Times New Roman" w:cs="Times New Roman"/>
        </w:rPr>
        <w:t>流程圖</w:t>
      </w:r>
      <w:bookmarkEnd w:id="170"/>
      <w:bookmarkEnd w:id="171"/>
      <w:bookmarkEnd w:id="172"/>
    </w:p>
    <w:p w14:paraId="2012A27B" w14:textId="77777777" w:rsidR="00481EC8" w:rsidRPr="00206A3A" w:rsidRDefault="00481EC8" w:rsidP="00481EC8">
      <w:pPr>
        <w:jc w:val="center"/>
        <w:rPr>
          <w:rFonts w:ascii="Times New Roman" w:eastAsia="標楷體" w:hAnsi="Times New Roman" w:cs="Times New Roman"/>
        </w:rPr>
      </w:pPr>
    </w:p>
    <w:p w14:paraId="5D131603" w14:textId="63F89B44" w:rsidR="00B41ADC" w:rsidRDefault="00B41ADC" w:rsidP="00206A3A">
      <w:pPr>
        <w:jc w:val="center"/>
        <w:rPr>
          <w:rFonts w:ascii="Times New Roman" w:eastAsia="標楷體" w:hAnsi="Times New Roman" w:cs="Times New Roman"/>
        </w:rPr>
      </w:pPr>
    </w:p>
    <w:p w14:paraId="4D9E3196" w14:textId="1BE5A613" w:rsidR="005778E0" w:rsidRPr="002764B5" w:rsidRDefault="00B41ADC" w:rsidP="005C1A8E">
      <w:pPr>
        <w:pStyle w:val="a3"/>
        <w:ind w:leftChars="0" w:left="482"/>
        <w:outlineLvl w:val="0"/>
        <w:rPr>
          <w:rFonts w:ascii="Times New Roman" w:eastAsia="標楷體" w:hAnsi="Times New Roman" w:cs="Times New Roman"/>
        </w:rPr>
      </w:pPr>
      <w:r>
        <w:rPr>
          <w:rFonts w:ascii="Times New Roman" w:eastAsia="標楷體" w:hAnsi="Times New Roman" w:cs="Times New Roman"/>
        </w:rPr>
        <w:br w:type="page"/>
      </w:r>
      <w:bookmarkStart w:id="173" w:name="_Toc184000965"/>
      <w:r w:rsidR="00F01212">
        <w:rPr>
          <w:rFonts w:ascii="Times New Roman" w:eastAsia="標楷體" w:hAnsi="Times New Roman" w:cs="Times New Roman" w:hint="eastAsia"/>
          <w:b/>
        </w:rPr>
        <w:lastRenderedPageBreak/>
        <w:t>4.3.1</w:t>
      </w:r>
      <w:r w:rsidR="005778E0" w:rsidRPr="008C03DF">
        <w:rPr>
          <w:rFonts w:ascii="Times New Roman" w:eastAsia="標楷體" w:hAnsi="Times New Roman" w:cs="Times New Roman" w:hint="eastAsia"/>
          <w:b/>
        </w:rPr>
        <w:t>股票</w:t>
      </w:r>
      <w:r w:rsidR="005333CB" w:rsidRPr="008C03DF">
        <w:rPr>
          <w:rFonts w:ascii="Times New Roman" w:eastAsia="標楷體" w:hAnsi="Times New Roman" w:cs="Times New Roman" w:hint="eastAsia"/>
          <w:b/>
        </w:rPr>
        <w:t>資料輸入</w:t>
      </w:r>
      <w:bookmarkEnd w:id="173"/>
    </w:p>
    <w:p w14:paraId="0EF775C2" w14:textId="77777777" w:rsidR="00221F20" w:rsidRDefault="00221F20" w:rsidP="00221F20">
      <w:pPr>
        <w:jc w:val="center"/>
        <w:rPr>
          <w:rFonts w:ascii="Times New Roman" w:eastAsia="標楷體" w:hAnsi="Times New Roman" w:cs="Times New Roman"/>
        </w:rPr>
      </w:pPr>
      <w:r w:rsidRPr="00A975AC">
        <w:rPr>
          <w:rFonts w:ascii="Times New Roman" w:eastAsia="標楷體" w:hAnsi="Times New Roman" w:cs="Times New Roman"/>
          <w:noProof/>
        </w:rPr>
        <w:drawing>
          <wp:inline distT="0" distB="0" distL="0" distR="0" wp14:anchorId="466D5770" wp14:editId="6BC033DC">
            <wp:extent cx="5048955" cy="6820852"/>
            <wp:effectExtent l="0" t="0" r="0" b="0"/>
            <wp:docPr id="15496401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40183" name=""/>
                    <pic:cNvPicPr/>
                  </pic:nvPicPr>
                  <pic:blipFill>
                    <a:blip r:embed="rId75"/>
                    <a:stretch>
                      <a:fillRect/>
                    </a:stretch>
                  </pic:blipFill>
                  <pic:spPr>
                    <a:xfrm>
                      <a:off x="0" y="0"/>
                      <a:ext cx="5048955" cy="6820852"/>
                    </a:xfrm>
                    <a:prstGeom prst="rect">
                      <a:avLst/>
                    </a:prstGeom>
                  </pic:spPr>
                </pic:pic>
              </a:graphicData>
            </a:graphic>
          </wp:inline>
        </w:drawing>
      </w:r>
    </w:p>
    <w:p w14:paraId="48E12920" w14:textId="6C86EB22" w:rsidR="005778E0" w:rsidRDefault="005778E0" w:rsidP="005778E0">
      <w:pPr>
        <w:jc w:val="center"/>
        <w:rPr>
          <w:rFonts w:ascii="Times New Roman" w:eastAsia="標楷體" w:hAnsi="Times New Roman" w:cs="Times New Roman"/>
        </w:rPr>
      </w:pPr>
    </w:p>
    <w:p w14:paraId="0187C367" w14:textId="49E0DA53" w:rsidR="005778E0" w:rsidRDefault="005778E0" w:rsidP="007A68F9">
      <w:pPr>
        <w:widowControl/>
        <w:jc w:val="center"/>
        <w:rPr>
          <w:rFonts w:ascii="Times New Roman" w:eastAsia="標楷體" w:hAnsi="Times New Roman" w:cs="Times New Roman"/>
        </w:rPr>
      </w:pPr>
      <w:r w:rsidRPr="002764B5">
        <w:rPr>
          <w:rFonts w:ascii="Times New Roman" w:eastAsia="標楷體" w:hAnsi="Times New Roman" w:cs="Times New Roman"/>
        </w:rPr>
        <w:t>圖</w:t>
      </w:r>
      <w:r w:rsidRPr="002764B5">
        <w:rPr>
          <w:rFonts w:ascii="Times New Roman" w:eastAsia="標楷體" w:hAnsi="Times New Roman" w:cs="Times New Roman"/>
        </w:rPr>
        <w:t>4.</w:t>
      </w:r>
      <w:r w:rsidR="00440843">
        <w:rPr>
          <w:rFonts w:ascii="Times New Roman" w:eastAsia="標楷體" w:hAnsi="Times New Roman" w:cs="Times New Roman" w:hint="eastAsia"/>
        </w:rPr>
        <w:t>7</w:t>
      </w:r>
      <w:r>
        <w:rPr>
          <w:rFonts w:ascii="Times New Roman" w:eastAsia="標楷體" w:hAnsi="Times New Roman" w:cs="Times New Roman" w:hint="eastAsia"/>
        </w:rPr>
        <w:t>股票</w:t>
      </w:r>
      <w:r w:rsidR="00E8078F">
        <w:rPr>
          <w:rFonts w:ascii="Times New Roman" w:eastAsia="標楷體" w:hAnsi="Times New Roman" w:cs="Times New Roman" w:hint="eastAsia"/>
        </w:rPr>
        <w:t>資料輸入</w:t>
      </w:r>
      <w:r w:rsidRPr="002764B5">
        <w:rPr>
          <w:rFonts w:ascii="Times New Roman" w:eastAsia="標楷體" w:hAnsi="Times New Roman" w:cs="Times New Roman"/>
        </w:rPr>
        <w:t>流程圖</w:t>
      </w:r>
    </w:p>
    <w:p w14:paraId="0B8610A6" w14:textId="4D113511" w:rsidR="005778E0" w:rsidRDefault="005778E0">
      <w:pPr>
        <w:widowControl/>
        <w:rPr>
          <w:rFonts w:ascii="Times New Roman" w:eastAsia="標楷體" w:hAnsi="Times New Roman" w:cs="Times New Roman"/>
        </w:rPr>
      </w:pPr>
    </w:p>
    <w:p w14:paraId="282D9FE6" w14:textId="77777777" w:rsidR="005778E0" w:rsidRDefault="005778E0">
      <w:pPr>
        <w:widowControl/>
        <w:rPr>
          <w:rFonts w:ascii="Times New Roman" w:eastAsia="標楷體" w:hAnsi="Times New Roman" w:cs="Times New Roman"/>
        </w:rPr>
      </w:pPr>
      <w:r>
        <w:rPr>
          <w:rFonts w:ascii="Times New Roman" w:eastAsia="標楷體" w:hAnsi="Times New Roman" w:cs="Times New Roman"/>
        </w:rPr>
        <w:br w:type="page"/>
      </w:r>
    </w:p>
    <w:p w14:paraId="3C2AE331" w14:textId="50C343CC" w:rsidR="00E1797C" w:rsidRPr="008C03DF" w:rsidRDefault="00F01212" w:rsidP="005C1A8E">
      <w:pPr>
        <w:pStyle w:val="a3"/>
        <w:ind w:leftChars="0" w:left="482"/>
        <w:outlineLvl w:val="0"/>
        <w:rPr>
          <w:rFonts w:ascii="Times New Roman" w:eastAsia="標楷體" w:hAnsi="Times New Roman" w:cs="Times New Roman"/>
          <w:b/>
        </w:rPr>
      </w:pPr>
      <w:bookmarkStart w:id="174" w:name="_Toc184000966"/>
      <w:r>
        <w:rPr>
          <w:rFonts w:ascii="Times New Roman" w:eastAsia="標楷體" w:hAnsi="Times New Roman" w:cs="Times New Roman" w:hint="eastAsia"/>
          <w:b/>
        </w:rPr>
        <w:lastRenderedPageBreak/>
        <w:t>4.3.2</w:t>
      </w:r>
      <w:r w:rsidR="00514329" w:rsidRPr="008C03DF">
        <w:rPr>
          <w:rFonts w:ascii="Times New Roman" w:eastAsia="標楷體" w:hAnsi="Times New Roman" w:cs="Times New Roman" w:hint="eastAsia"/>
          <w:b/>
        </w:rPr>
        <w:t>股票資料檢視</w:t>
      </w:r>
      <w:bookmarkEnd w:id="174"/>
    </w:p>
    <w:p w14:paraId="141BF287" w14:textId="2ABAFB79" w:rsidR="008D7CEF" w:rsidRPr="002764B5" w:rsidRDefault="008D7CEF" w:rsidP="00E1797C">
      <w:pPr>
        <w:widowControl/>
        <w:rPr>
          <w:rFonts w:ascii="Times New Roman" w:eastAsia="標楷體" w:hAnsi="Times New Roman" w:cs="Times New Roman"/>
        </w:rPr>
      </w:pPr>
      <w:r w:rsidRPr="008D7CEF">
        <w:rPr>
          <w:rFonts w:ascii="Times New Roman" w:eastAsia="標楷體" w:hAnsi="Times New Roman" w:cs="Times New Roman"/>
          <w:noProof/>
        </w:rPr>
        <w:drawing>
          <wp:inline distT="0" distB="0" distL="0" distR="0" wp14:anchorId="624E0E8C" wp14:editId="6790F689">
            <wp:extent cx="5191850" cy="5010849"/>
            <wp:effectExtent l="0" t="0" r="8890" b="0"/>
            <wp:docPr id="15313058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5880" name=""/>
                    <pic:cNvPicPr/>
                  </pic:nvPicPr>
                  <pic:blipFill>
                    <a:blip r:embed="rId76"/>
                    <a:stretch>
                      <a:fillRect/>
                    </a:stretch>
                  </pic:blipFill>
                  <pic:spPr>
                    <a:xfrm>
                      <a:off x="0" y="0"/>
                      <a:ext cx="5191850" cy="5010849"/>
                    </a:xfrm>
                    <a:prstGeom prst="rect">
                      <a:avLst/>
                    </a:prstGeom>
                  </pic:spPr>
                </pic:pic>
              </a:graphicData>
            </a:graphic>
          </wp:inline>
        </w:drawing>
      </w:r>
    </w:p>
    <w:p w14:paraId="33E4FA2F" w14:textId="33023C6D" w:rsidR="00E1797C" w:rsidRDefault="00E1797C" w:rsidP="00E1797C">
      <w:pPr>
        <w:widowControl/>
        <w:jc w:val="center"/>
        <w:rPr>
          <w:rFonts w:ascii="Times New Roman" w:eastAsia="標楷體" w:hAnsi="Times New Roman" w:cs="Times New Roman"/>
        </w:rPr>
      </w:pPr>
      <w:r w:rsidRPr="002764B5">
        <w:rPr>
          <w:rFonts w:ascii="Times New Roman" w:eastAsia="標楷體" w:hAnsi="Times New Roman" w:cs="Times New Roman"/>
        </w:rPr>
        <w:t>圖</w:t>
      </w:r>
      <w:r w:rsidRPr="002764B5">
        <w:rPr>
          <w:rFonts w:ascii="Times New Roman" w:eastAsia="標楷體" w:hAnsi="Times New Roman" w:cs="Times New Roman"/>
        </w:rPr>
        <w:t>4.</w:t>
      </w:r>
      <w:r w:rsidR="003B64FC">
        <w:rPr>
          <w:rFonts w:ascii="Times New Roman" w:eastAsia="標楷體" w:hAnsi="Times New Roman" w:cs="Times New Roman" w:hint="eastAsia"/>
        </w:rPr>
        <w:t>8</w:t>
      </w:r>
      <w:r w:rsidR="008D7CEF">
        <w:rPr>
          <w:rFonts w:ascii="Times New Roman" w:eastAsia="標楷體" w:hAnsi="Times New Roman" w:cs="Times New Roman" w:hint="eastAsia"/>
        </w:rPr>
        <w:t>股票資料檢視</w:t>
      </w:r>
      <w:r w:rsidRPr="002764B5">
        <w:rPr>
          <w:rFonts w:ascii="Times New Roman" w:eastAsia="標楷體" w:hAnsi="Times New Roman" w:cs="Times New Roman"/>
        </w:rPr>
        <w:t>流程圖</w:t>
      </w:r>
    </w:p>
    <w:p w14:paraId="18A218A7" w14:textId="725EAC92" w:rsidR="005778E0" w:rsidRDefault="005778E0">
      <w:pPr>
        <w:widowControl/>
        <w:rPr>
          <w:rFonts w:ascii="Times New Roman" w:eastAsia="標楷體" w:hAnsi="Times New Roman" w:cs="Times New Roman"/>
        </w:rPr>
      </w:pPr>
    </w:p>
    <w:p w14:paraId="59D55766" w14:textId="2BAF6FA0" w:rsidR="00E1797C" w:rsidRDefault="00E1797C">
      <w:pPr>
        <w:widowControl/>
        <w:rPr>
          <w:rFonts w:ascii="Times New Roman" w:eastAsia="標楷體" w:hAnsi="Times New Roman" w:cs="Times New Roman"/>
        </w:rPr>
      </w:pPr>
    </w:p>
    <w:p w14:paraId="045A0E77" w14:textId="77777777" w:rsidR="00E1797C" w:rsidRDefault="00E1797C">
      <w:pPr>
        <w:widowControl/>
        <w:rPr>
          <w:rFonts w:ascii="Times New Roman" w:eastAsia="標楷體" w:hAnsi="Times New Roman" w:cs="Times New Roman"/>
        </w:rPr>
      </w:pPr>
      <w:r>
        <w:rPr>
          <w:rFonts w:ascii="Times New Roman" w:eastAsia="標楷體" w:hAnsi="Times New Roman" w:cs="Times New Roman"/>
        </w:rPr>
        <w:br w:type="page"/>
      </w:r>
    </w:p>
    <w:p w14:paraId="473BC162" w14:textId="11E29FEC" w:rsidR="00EA3FC0" w:rsidRPr="008C03DF" w:rsidRDefault="00F01212" w:rsidP="005C1A8E">
      <w:pPr>
        <w:pStyle w:val="a3"/>
        <w:ind w:leftChars="0" w:left="482"/>
        <w:outlineLvl w:val="0"/>
        <w:rPr>
          <w:rFonts w:ascii="Times New Roman" w:eastAsia="標楷體" w:hAnsi="Times New Roman" w:cs="Times New Roman"/>
          <w:b/>
        </w:rPr>
      </w:pPr>
      <w:bookmarkStart w:id="175" w:name="_Toc184000967"/>
      <w:r>
        <w:rPr>
          <w:rFonts w:ascii="Times New Roman" w:eastAsia="標楷體" w:hAnsi="Times New Roman" w:cs="Times New Roman" w:hint="eastAsia"/>
          <w:b/>
        </w:rPr>
        <w:lastRenderedPageBreak/>
        <w:t>4.3.3</w:t>
      </w:r>
      <w:r w:rsidR="00EA3FC0" w:rsidRPr="008C03DF">
        <w:rPr>
          <w:rFonts w:ascii="Times New Roman" w:eastAsia="標楷體" w:hAnsi="Times New Roman" w:cs="Times New Roman" w:hint="eastAsia"/>
          <w:b/>
        </w:rPr>
        <w:t>股票</w:t>
      </w:r>
      <w:r w:rsidR="00B628B3" w:rsidRPr="008C03DF">
        <w:rPr>
          <w:rFonts w:ascii="Times New Roman" w:eastAsia="標楷體" w:hAnsi="Times New Roman" w:cs="Times New Roman" w:hint="eastAsia"/>
          <w:b/>
        </w:rPr>
        <w:t>統計資訊</w:t>
      </w:r>
      <w:bookmarkEnd w:id="175"/>
    </w:p>
    <w:p w14:paraId="5A76A564" w14:textId="667E87E4" w:rsidR="00EA3FC0" w:rsidRPr="002764B5" w:rsidRDefault="007A2D20" w:rsidP="00EA3FC0">
      <w:pPr>
        <w:widowControl/>
        <w:rPr>
          <w:rFonts w:ascii="Times New Roman" w:eastAsia="標楷體" w:hAnsi="Times New Roman" w:cs="Times New Roman"/>
        </w:rPr>
      </w:pPr>
      <w:r w:rsidRPr="007A2D20">
        <w:rPr>
          <w:rFonts w:ascii="Times New Roman" w:eastAsia="標楷體" w:hAnsi="Times New Roman" w:cs="Times New Roman"/>
          <w:noProof/>
        </w:rPr>
        <w:drawing>
          <wp:inline distT="0" distB="0" distL="0" distR="0" wp14:anchorId="1F301D88" wp14:editId="13E9ACDF">
            <wp:extent cx="5039428" cy="4744112"/>
            <wp:effectExtent l="0" t="0" r="8890" b="0"/>
            <wp:docPr id="8929062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6276" name=""/>
                    <pic:cNvPicPr/>
                  </pic:nvPicPr>
                  <pic:blipFill>
                    <a:blip r:embed="rId77"/>
                    <a:stretch>
                      <a:fillRect/>
                    </a:stretch>
                  </pic:blipFill>
                  <pic:spPr>
                    <a:xfrm>
                      <a:off x="0" y="0"/>
                      <a:ext cx="5039428" cy="4744112"/>
                    </a:xfrm>
                    <a:prstGeom prst="rect">
                      <a:avLst/>
                    </a:prstGeom>
                  </pic:spPr>
                </pic:pic>
              </a:graphicData>
            </a:graphic>
          </wp:inline>
        </w:drawing>
      </w:r>
    </w:p>
    <w:p w14:paraId="25D9B2DC" w14:textId="19F12898" w:rsidR="00E1797C" w:rsidRDefault="00EA3FC0" w:rsidP="00B628B3">
      <w:pPr>
        <w:widowControl/>
        <w:jc w:val="center"/>
        <w:rPr>
          <w:rFonts w:ascii="Times New Roman" w:eastAsia="標楷體" w:hAnsi="Times New Roman" w:cs="Times New Roman"/>
        </w:rPr>
      </w:pPr>
      <w:r w:rsidRPr="002764B5">
        <w:rPr>
          <w:rFonts w:ascii="Times New Roman" w:eastAsia="標楷體" w:hAnsi="Times New Roman" w:cs="Times New Roman"/>
        </w:rPr>
        <w:t>圖</w:t>
      </w:r>
      <w:r w:rsidRPr="002764B5">
        <w:rPr>
          <w:rFonts w:ascii="Times New Roman" w:eastAsia="標楷體" w:hAnsi="Times New Roman" w:cs="Times New Roman"/>
        </w:rPr>
        <w:t>4.</w:t>
      </w:r>
      <w:r w:rsidR="007B1E15">
        <w:rPr>
          <w:rFonts w:ascii="Times New Roman" w:eastAsia="標楷體" w:hAnsi="Times New Roman" w:cs="Times New Roman" w:hint="eastAsia"/>
        </w:rPr>
        <w:t>9</w:t>
      </w:r>
      <w:r>
        <w:rPr>
          <w:rFonts w:ascii="Times New Roman" w:eastAsia="標楷體" w:hAnsi="Times New Roman" w:cs="Times New Roman" w:hint="eastAsia"/>
        </w:rPr>
        <w:t>股票</w:t>
      </w:r>
      <w:r w:rsidR="00B628B3">
        <w:rPr>
          <w:rFonts w:ascii="Times New Roman" w:eastAsia="標楷體" w:hAnsi="Times New Roman" w:cs="Times New Roman" w:hint="eastAsia"/>
        </w:rPr>
        <w:t>統計資訊</w:t>
      </w:r>
      <w:r w:rsidRPr="002764B5">
        <w:rPr>
          <w:rFonts w:ascii="Times New Roman" w:eastAsia="標楷體" w:hAnsi="Times New Roman" w:cs="Times New Roman"/>
        </w:rPr>
        <w:t>流程圖</w:t>
      </w:r>
    </w:p>
    <w:p w14:paraId="7E8865AF" w14:textId="77777777" w:rsidR="00E1797C" w:rsidRDefault="00E1797C">
      <w:pPr>
        <w:widowControl/>
        <w:rPr>
          <w:rFonts w:ascii="Times New Roman" w:eastAsia="標楷體" w:hAnsi="Times New Roman" w:cs="Times New Roman"/>
        </w:rPr>
      </w:pPr>
      <w:r>
        <w:rPr>
          <w:rFonts w:ascii="Times New Roman" w:eastAsia="標楷體" w:hAnsi="Times New Roman" w:cs="Times New Roman"/>
        </w:rPr>
        <w:br w:type="page"/>
      </w:r>
    </w:p>
    <w:p w14:paraId="58B93D8F" w14:textId="77777777" w:rsidR="00B41ADC" w:rsidRDefault="00B41ADC">
      <w:pPr>
        <w:widowControl/>
        <w:rPr>
          <w:rFonts w:ascii="Times New Roman" w:eastAsia="標楷體" w:hAnsi="Times New Roman" w:cs="Times New Roman"/>
        </w:rPr>
      </w:pPr>
    </w:p>
    <w:p w14:paraId="0FC1AB73" w14:textId="5D0A040E" w:rsidR="00B41ADC" w:rsidRPr="008C03DF" w:rsidRDefault="00F01212" w:rsidP="005C1A8E">
      <w:pPr>
        <w:pStyle w:val="a3"/>
        <w:ind w:leftChars="0" w:left="482"/>
        <w:outlineLvl w:val="0"/>
        <w:rPr>
          <w:rFonts w:ascii="Times New Roman" w:eastAsia="標楷體" w:hAnsi="Times New Roman" w:cs="Times New Roman"/>
          <w:b/>
        </w:rPr>
      </w:pPr>
      <w:bookmarkStart w:id="176" w:name="_Toc184000968"/>
      <w:r>
        <w:rPr>
          <w:rFonts w:ascii="Times New Roman" w:eastAsia="標楷體" w:hAnsi="Times New Roman" w:cs="Times New Roman" w:hint="eastAsia"/>
          <w:b/>
        </w:rPr>
        <w:t>4.4</w:t>
      </w:r>
      <w:r w:rsidR="00B41ADC" w:rsidRPr="008C03DF">
        <w:rPr>
          <w:rFonts w:ascii="Times New Roman" w:eastAsia="標楷體" w:hAnsi="Times New Roman" w:cs="Times New Roman" w:hint="eastAsia"/>
          <w:b/>
        </w:rPr>
        <w:t>穀寶查詢系統</w:t>
      </w:r>
      <w:bookmarkEnd w:id="176"/>
    </w:p>
    <w:p w14:paraId="13DB1BAB" w14:textId="546EA9DC" w:rsidR="00B41ADC" w:rsidRDefault="000F0FCF" w:rsidP="00B41ADC">
      <w:pPr>
        <w:jc w:val="center"/>
        <w:rPr>
          <w:rFonts w:ascii="Times New Roman" w:eastAsia="標楷體" w:hAnsi="Times New Roman" w:cs="Times New Roman"/>
        </w:rPr>
      </w:pPr>
      <w:r w:rsidRPr="000F0FCF">
        <w:rPr>
          <w:rFonts w:ascii="Times New Roman" w:eastAsia="標楷體" w:hAnsi="Times New Roman" w:cs="Times New Roman"/>
          <w:noProof/>
        </w:rPr>
        <w:drawing>
          <wp:inline distT="0" distB="0" distL="0" distR="0" wp14:anchorId="34774AD8" wp14:editId="5F7F05DA">
            <wp:extent cx="2781688" cy="6325483"/>
            <wp:effectExtent l="0" t="0" r="0" b="0"/>
            <wp:docPr id="21173415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1521" name=""/>
                    <pic:cNvPicPr/>
                  </pic:nvPicPr>
                  <pic:blipFill>
                    <a:blip r:embed="rId78"/>
                    <a:stretch>
                      <a:fillRect/>
                    </a:stretch>
                  </pic:blipFill>
                  <pic:spPr>
                    <a:xfrm>
                      <a:off x="0" y="0"/>
                      <a:ext cx="2781688" cy="6325483"/>
                    </a:xfrm>
                    <a:prstGeom prst="rect">
                      <a:avLst/>
                    </a:prstGeom>
                  </pic:spPr>
                </pic:pic>
              </a:graphicData>
            </a:graphic>
          </wp:inline>
        </w:drawing>
      </w:r>
    </w:p>
    <w:p w14:paraId="57C12E22" w14:textId="62AF5B74" w:rsidR="00B41ADC" w:rsidRPr="002764B5" w:rsidRDefault="00B41ADC" w:rsidP="00B41ADC">
      <w:pPr>
        <w:jc w:val="center"/>
        <w:outlineLvl w:val="0"/>
        <w:rPr>
          <w:rFonts w:ascii="Times New Roman" w:eastAsia="標楷體" w:hAnsi="Times New Roman" w:cs="Times New Roman"/>
        </w:rPr>
      </w:pPr>
      <w:bookmarkStart w:id="177" w:name="_Toc183991730"/>
      <w:bookmarkStart w:id="178" w:name="_Toc1760990317"/>
      <w:bookmarkStart w:id="179" w:name="_Toc184000969"/>
      <w:r w:rsidRPr="002764B5">
        <w:rPr>
          <w:rFonts w:ascii="Times New Roman" w:eastAsia="標楷體" w:hAnsi="Times New Roman" w:cs="Times New Roman"/>
        </w:rPr>
        <w:t>圖</w:t>
      </w:r>
      <w:r w:rsidRPr="002764B5">
        <w:rPr>
          <w:rFonts w:ascii="Times New Roman" w:eastAsia="標楷體" w:hAnsi="Times New Roman" w:cs="Times New Roman"/>
        </w:rPr>
        <w:t>4.</w:t>
      </w:r>
      <w:r w:rsidR="00F41465">
        <w:rPr>
          <w:rFonts w:ascii="Times New Roman" w:eastAsia="標楷體" w:hAnsi="Times New Roman" w:cs="Times New Roman" w:hint="eastAsia"/>
        </w:rPr>
        <w:t>10</w:t>
      </w:r>
      <w:r>
        <w:rPr>
          <w:rFonts w:ascii="Times New Roman" w:eastAsia="標楷體" w:hAnsi="Times New Roman" w:cs="Times New Roman" w:hint="eastAsia"/>
        </w:rPr>
        <w:t>股票管理系統</w:t>
      </w:r>
      <w:r w:rsidRPr="002764B5">
        <w:rPr>
          <w:rFonts w:ascii="Times New Roman" w:eastAsia="標楷體" w:hAnsi="Times New Roman" w:cs="Times New Roman"/>
        </w:rPr>
        <w:t>流程圖</w:t>
      </w:r>
      <w:bookmarkEnd w:id="177"/>
      <w:bookmarkEnd w:id="178"/>
      <w:bookmarkEnd w:id="179"/>
    </w:p>
    <w:p w14:paraId="2913C557" w14:textId="77777777" w:rsidR="00B41ADC" w:rsidRPr="00206A3A" w:rsidRDefault="00B41ADC" w:rsidP="00B41ADC">
      <w:pPr>
        <w:jc w:val="center"/>
        <w:rPr>
          <w:rFonts w:ascii="Times New Roman" w:eastAsia="標楷體" w:hAnsi="Times New Roman" w:cs="Times New Roman"/>
        </w:rPr>
      </w:pPr>
    </w:p>
    <w:p w14:paraId="4FB81489" w14:textId="330A7447" w:rsidR="00464B61" w:rsidRDefault="00464B61" w:rsidP="00206A3A">
      <w:pPr>
        <w:jc w:val="center"/>
        <w:rPr>
          <w:rFonts w:ascii="Times New Roman" w:eastAsia="標楷體" w:hAnsi="Times New Roman" w:cs="Times New Roman"/>
        </w:rPr>
      </w:pPr>
    </w:p>
    <w:p w14:paraId="331BA36E" w14:textId="77777777" w:rsidR="00464B61" w:rsidRDefault="00464B61">
      <w:pPr>
        <w:widowControl/>
        <w:rPr>
          <w:rFonts w:ascii="Times New Roman" w:eastAsia="標楷體" w:hAnsi="Times New Roman" w:cs="Times New Roman"/>
        </w:rPr>
      </w:pPr>
      <w:r>
        <w:rPr>
          <w:rFonts w:ascii="Times New Roman" w:eastAsia="標楷體" w:hAnsi="Times New Roman" w:cs="Times New Roman"/>
        </w:rPr>
        <w:br w:type="page"/>
      </w:r>
    </w:p>
    <w:p w14:paraId="24A59C30" w14:textId="1B9EE02A" w:rsidR="00464B61" w:rsidRPr="008C03DF" w:rsidRDefault="00F01212" w:rsidP="005C1A8E">
      <w:pPr>
        <w:pStyle w:val="a3"/>
        <w:ind w:leftChars="0" w:left="482"/>
        <w:outlineLvl w:val="0"/>
        <w:rPr>
          <w:rFonts w:ascii="Times New Roman" w:eastAsia="標楷體" w:hAnsi="Times New Roman" w:cs="Times New Roman"/>
          <w:b/>
        </w:rPr>
      </w:pPr>
      <w:bookmarkStart w:id="180" w:name="_Toc184000970"/>
      <w:r>
        <w:rPr>
          <w:rFonts w:ascii="Times New Roman" w:eastAsia="標楷體" w:hAnsi="Times New Roman" w:cs="Times New Roman" w:hint="eastAsia"/>
          <w:b/>
        </w:rPr>
        <w:lastRenderedPageBreak/>
        <w:t>4.4.1</w:t>
      </w:r>
      <w:r w:rsidR="00464B61" w:rsidRPr="008C03DF">
        <w:rPr>
          <w:rFonts w:ascii="Times New Roman" w:eastAsia="標楷體" w:hAnsi="Times New Roman" w:cs="Times New Roman" w:hint="eastAsia"/>
          <w:b/>
        </w:rPr>
        <w:t>查詢系統</w:t>
      </w:r>
      <w:bookmarkEnd w:id="180"/>
    </w:p>
    <w:p w14:paraId="0065B495" w14:textId="24C90CD3" w:rsidR="00464B61" w:rsidRDefault="00B84680" w:rsidP="00464B61">
      <w:pPr>
        <w:jc w:val="center"/>
        <w:rPr>
          <w:rFonts w:ascii="Times New Roman" w:eastAsia="標楷體" w:hAnsi="Times New Roman" w:cs="Times New Roman"/>
        </w:rPr>
      </w:pPr>
      <w:r w:rsidRPr="00B84680">
        <w:rPr>
          <w:rFonts w:ascii="Times New Roman" w:eastAsia="標楷體" w:hAnsi="Times New Roman" w:cs="Times New Roman"/>
          <w:noProof/>
        </w:rPr>
        <w:drawing>
          <wp:inline distT="0" distB="0" distL="0" distR="0" wp14:anchorId="4FFDC97A" wp14:editId="56272A75">
            <wp:extent cx="2476846" cy="6087325"/>
            <wp:effectExtent l="0" t="0" r="0" b="8890"/>
            <wp:docPr id="20835303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0389" name=""/>
                    <pic:cNvPicPr/>
                  </pic:nvPicPr>
                  <pic:blipFill>
                    <a:blip r:embed="rId79"/>
                    <a:stretch>
                      <a:fillRect/>
                    </a:stretch>
                  </pic:blipFill>
                  <pic:spPr>
                    <a:xfrm>
                      <a:off x="0" y="0"/>
                      <a:ext cx="2476846" cy="6087325"/>
                    </a:xfrm>
                    <a:prstGeom prst="rect">
                      <a:avLst/>
                    </a:prstGeom>
                  </pic:spPr>
                </pic:pic>
              </a:graphicData>
            </a:graphic>
          </wp:inline>
        </w:drawing>
      </w:r>
    </w:p>
    <w:p w14:paraId="3541A958" w14:textId="6E318F3A" w:rsidR="00464B61" w:rsidRDefault="00464B61" w:rsidP="00464B61">
      <w:pPr>
        <w:jc w:val="center"/>
        <w:rPr>
          <w:rFonts w:ascii="Times New Roman" w:eastAsia="標楷體" w:hAnsi="Times New Roman" w:cs="Times New Roman"/>
        </w:rPr>
      </w:pPr>
      <w:r w:rsidRPr="002764B5">
        <w:rPr>
          <w:rFonts w:ascii="Times New Roman" w:eastAsia="標楷體" w:hAnsi="Times New Roman" w:cs="Times New Roman"/>
        </w:rPr>
        <w:t>圖</w:t>
      </w:r>
      <w:r w:rsidRPr="002764B5">
        <w:rPr>
          <w:rFonts w:ascii="Times New Roman" w:eastAsia="標楷體" w:hAnsi="Times New Roman" w:cs="Times New Roman"/>
        </w:rPr>
        <w:t>4.</w:t>
      </w:r>
      <w:r>
        <w:rPr>
          <w:rFonts w:ascii="Times New Roman" w:eastAsia="標楷體" w:hAnsi="Times New Roman" w:cs="Times New Roman" w:hint="eastAsia"/>
        </w:rPr>
        <w:t>1</w:t>
      </w:r>
      <w:r w:rsidR="0014342C">
        <w:rPr>
          <w:rFonts w:ascii="Times New Roman" w:eastAsia="標楷體" w:hAnsi="Times New Roman" w:cs="Times New Roman" w:hint="eastAsia"/>
        </w:rPr>
        <w:t>1</w:t>
      </w:r>
      <w:r w:rsidR="0014342C">
        <w:rPr>
          <w:rFonts w:ascii="Times New Roman" w:eastAsia="標楷體" w:hAnsi="Times New Roman" w:cs="Times New Roman" w:hint="eastAsia"/>
        </w:rPr>
        <w:t>查詢</w:t>
      </w:r>
      <w:r>
        <w:rPr>
          <w:rFonts w:ascii="Times New Roman" w:eastAsia="標楷體" w:hAnsi="Times New Roman" w:cs="Times New Roman" w:hint="eastAsia"/>
        </w:rPr>
        <w:t>系統</w:t>
      </w:r>
      <w:r w:rsidRPr="002764B5">
        <w:rPr>
          <w:rFonts w:ascii="Times New Roman" w:eastAsia="標楷體" w:hAnsi="Times New Roman" w:cs="Times New Roman"/>
        </w:rPr>
        <w:t>流程圖</w:t>
      </w:r>
    </w:p>
    <w:p w14:paraId="4C3FA2D0" w14:textId="77777777" w:rsidR="00464B61" w:rsidRDefault="00464B61">
      <w:pPr>
        <w:widowControl/>
        <w:rPr>
          <w:rFonts w:ascii="Times New Roman" w:eastAsia="標楷體" w:hAnsi="Times New Roman" w:cs="Times New Roman"/>
        </w:rPr>
      </w:pPr>
      <w:r>
        <w:rPr>
          <w:rFonts w:ascii="Times New Roman" w:eastAsia="標楷體" w:hAnsi="Times New Roman" w:cs="Times New Roman"/>
        </w:rPr>
        <w:br w:type="page"/>
      </w:r>
    </w:p>
    <w:p w14:paraId="7D4515A1" w14:textId="41AAA8D7" w:rsidR="004A302C" w:rsidRPr="008C03DF" w:rsidRDefault="00F01212" w:rsidP="005C1A8E">
      <w:pPr>
        <w:pStyle w:val="a3"/>
        <w:ind w:leftChars="0" w:left="482"/>
        <w:outlineLvl w:val="0"/>
        <w:rPr>
          <w:rFonts w:ascii="Times New Roman" w:eastAsia="標楷體" w:hAnsi="Times New Roman" w:cs="Times New Roman"/>
          <w:b/>
        </w:rPr>
      </w:pPr>
      <w:bookmarkStart w:id="181" w:name="_Toc184000971"/>
      <w:r>
        <w:rPr>
          <w:rFonts w:ascii="Times New Roman" w:eastAsia="標楷體" w:hAnsi="Times New Roman" w:cs="Times New Roman" w:hint="eastAsia"/>
          <w:b/>
        </w:rPr>
        <w:lastRenderedPageBreak/>
        <w:t>4.4.2</w:t>
      </w:r>
      <w:r w:rsidR="004A302C" w:rsidRPr="008C03DF">
        <w:rPr>
          <w:rFonts w:ascii="Times New Roman" w:eastAsia="標楷體" w:hAnsi="Times New Roman" w:cs="Times New Roman" w:hint="eastAsia"/>
          <w:b/>
        </w:rPr>
        <w:t>儲存對話紀錄</w:t>
      </w:r>
      <w:bookmarkEnd w:id="181"/>
    </w:p>
    <w:p w14:paraId="5E5BC2AA" w14:textId="0C9E6A83" w:rsidR="004A302C" w:rsidRDefault="00973DEA" w:rsidP="004A302C">
      <w:pPr>
        <w:jc w:val="center"/>
        <w:rPr>
          <w:rFonts w:ascii="Times New Roman" w:eastAsia="標楷體" w:hAnsi="Times New Roman" w:cs="Times New Roman"/>
        </w:rPr>
      </w:pPr>
      <w:r w:rsidRPr="00973DEA">
        <w:rPr>
          <w:rFonts w:ascii="Times New Roman" w:eastAsia="標楷體" w:hAnsi="Times New Roman" w:cs="Times New Roman"/>
          <w:noProof/>
        </w:rPr>
        <w:drawing>
          <wp:inline distT="0" distB="0" distL="0" distR="0" wp14:anchorId="3468D50B" wp14:editId="34C1DC57">
            <wp:extent cx="5106113" cy="6058746"/>
            <wp:effectExtent l="0" t="0" r="0" b="0"/>
            <wp:docPr id="13712496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49663" name=""/>
                    <pic:cNvPicPr/>
                  </pic:nvPicPr>
                  <pic:blipFill>
                    <a:blip r:embed="rId80"/>
                    <a:stretch>
                      <a:fillRect/>
                    </a:stretch>
                  </pic:blipFill>
                  <pic:spPr>
                    <a:xfrm>
                      <a:off x="0" y="0"/>
                      <a:ext cx="5106113" cy="6058746"/>
                    </a:xfrm>
                    <a:prstGeom prst="rect">
                      <a:avLst/>
                    </a:prstGeom>
                  </pic:spPr>
                </pic:pic>
              </a:graphicData>
            </a:graphic>
          </wp:inline>
        </w:drawing>
      </w:r>
    </w:p>
    <w:p w14:paraId="0147D34C" w14:textId="3B1B7F22" w:rsidR="004A302C" w:rsidRDefault="004A302C" w:rsidP="004A302C">
      <w:pPr>
        <w:jc w:val="center"/>
        <w:rPr>
          <w:rFonts w:ascii="Times New Roman" w:eastAsia="標楷體" w:hAnsi="Times New Roman" w:cs="Times New Roman"/>
        </w:rPr>
      </w:pPr>
      <w:r w:rsidRPr="002764B5">
        <w:rPr>
          <w:rFonts w:ascii="Times New Roman" w:eastAsia="標楷體" w:hAnsi="Times New Roman" w:cs="Times New Roman"/>
        </w:rPr>
        <w:t>圖</w:t>
      </w:r>
      <w:r w:rsidRPr="002764B5">
        <w:rPr>
          <w:rFonts w:ascii="Times New Roman" w:eastAsia="標楷體" w:hAnsi="Times New Roman" w:cs="Times New Roman"/>
        </w:rPr>
        <w:t>4.</w:t>
      </w:r>
      <w:r>
        <w:rPr>
          <w:rFonts w:ascii="Times New Roman" w:eastAsia="標楷體" w:hAnsi="Times New Roman" w:cs="Times New Roman" w:hint="eastAsia"/>
        </w:rPr>
        <w:t>12</w:t>
      </w:r>
      <w:r w:rsidR="005D37BC">
        <w:rPr>
          <w:rFonts w:ascii="Times New Roman" w:eastAsia="標楷體" w:hAnsi="Times New Roman" w:cs="Times New Roman" w:hint="eastAsia"/>
        </w:rPr>
        <w:t>儲存對話</w:t>
      </w:r>
      <w:r w:rsidRPr="002764B5">
        <w:rPr>
          <w:rFonts w:ascii="Times New Roman" w:eastAsia="標楷體" w:hAnsi="Times New Roman" w:cs="Times New Roman"/>
        </w:rPr>
        <w:t>流程圖</w:t>
      </w:r>
    </w:p>
    <w:p w14:paraId="7552FC71" w14:textId="5E8DA3D9" w:rsidR="00464B61" w:rsidRDefault="00464B61" w:rsidP="00206A3A">
      <w:pPr>
        <w:jc w:val="center"/>
        <w:rPr>
          <w:rFonts w:ascii="Times New Roman" w:eastAsia="標楷體" w:hAnsi="Times New Roman" w:cs="Times New Roman"/>
        </w:rPr>
      </w:pPr>
    </w:p>
    <w:p w14:paraId="7AD3A674" w14:textId="77777777" w:rsidR="00464B61" w:rsidRDefault="00464B61">
      <w:pPr>
        <w:widowControl/>
        <w:rPr>
          <w:rFonts w:ascii="Times New Roman" w:eastAsia="標楷體" w:hAnsi="Times New Roman" w:cs="Times New Roman"/>
        </w:rPr>
      </w:pPr>
      <w:r>
        <w:rPr>
          <w:rFonts w:ascii="Times New Roman" w:eastAsia="標楷體" w:hAnsi="Times New Roman" w:cs="Times New Roman"/>
        </w:rPr>
        <w:br w:type="page"/>
      </w:r>
    </w:p>
    <w:p w14:paraId="24D40783" w14:textId="49C840F3" w:rsidR="005D37BC" w:rsidRPr="008C03DF" w:rsidRDefault="00F01212" w:rsidP="005C1A8E">
      <w:pPr>
        <w:pStyle w:val="a3"/>
        <w:ind w:leftChars="0" w:left="482"/>
        <w:outlineLvl w:val="0"/>
        <w:rPr>
          <w:rFonts w:ascii="Times New Roman" w:eastAsia="標楷體" w:hAnsi="Times New Roman" w:cs="Times New Roman"/>
          <w:b/>
        </w:rPr>
      </w:pPr>
      <w:bookmarkStart w:id="182" w:name="_Toc184000972"/>
      <w:r>
        <w:rPr>
          <w:rFonts w:ascii="Times New Roman" w:eastAsia="標楷體" w:hAnsi="Times New Roman" w:cs="Times New Roman" w:hint="eastAsia"/>
          <w:b/>
        </w:rPr>
        <w:lastRenderedPageBreak/>
        <w:t>4.4.3</w:t>
      </w:r>
      <w:r w:rsidR="00445ACF" w:rsidRPr="008C03DF">
        <w:rPr>
          <w:rFonts w:ascii="Times New Roman" w:eastAsia="標楷體" w:hAnsi="Times New Roman" w:cs="Times New Roman" w:hint="eastAsia"/>
          <w:b/>
        </w:rPr>
        <w:t>下載對話</w:t>
      </w:r>
      <w:r w:rsidR="00C76D72" w:rsidRPr="008C03DF">
        <w:rPr>
          <w:rFonts w:ascii="Times New Roman" w:eastAsia="標楷體" w:hAnsi="Times New Roman" w:cs="Times New Roman" w:hint="eastAsia"/>
          <w:b/>
        </w:rPr>
        <w:t>記錄檔</w:t>
      </w:r>
      <w:bookmarkEnd w:id="182"/>
    </w:p>
    <w:p w14:paraId="753101EE" w14:textId="79F62B2E" w:rsidR="005D37BC" w:rsidRDefault="00204572" w:rsidP="005D37BC">
      <w:pPr>
        <w:jc w:val="center"/>
        <w:rPr>
          <w:rFonts w:ascii="Times New Roman" w:eastAsia="標楷體" w:hAnsi="Times New Roman" w:cs="Times New Roman"/>
        </w:rPr>
      </w:pPr>
      <w:r w:rsidRPr="00204572">
        <w:rPr>
          <w:rFonts w:ascii="Times New Roman" w:eastAsia="標楷體" w:hAnsi="Times New Roman" w:cs="Times New Roman"/>
          <w:noProof/>
        </w:rPr>
        <w:drawing>
          <wp:inline distT="0" distB="0" distL="0" distR="0" wp14:anchorId="73E38F4D" wp14:editId="7BFD6618">
            <wp:extent cx="4058216" cy="7106642"/>
            <wp:effectExtent l="0" t="0" r="0" b="0"/>
            <wp:docPr id="2006692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290" name=""/>
                    <pic:cNvPicPr/>
                  </pic:nvPicPr>
                  <pic:blipFill>
                    <a:blip r:embed="rId81"/>
                    <a:stretch>
                      <a:fillRect/>
                    </a:stretch>
                  </pic:blipFill>
                  <pic:spPr>
                    <a:xfrm>
                      <a:off x="0" y="0"/>
                      <a:ext cx="4058216" cy="7106642"/>
                    </a:xfrm>
                    <a:prstGeom prst="rect">
                      <a:avLst/>
                    </a:prstGeom>
                  </pic:spPr>
                </pic:pic>
              </a:graphicData>
            </a:graphic>
          </wp:inline>
        </w:drawing>
      </w:r>
    </w:p>
    <w:p w14:paraId="74240364" w14:textId="2810A491" w:rsidR="005D37BC" w:rsidRDefault="005D37BC" w:rsidP="005D37BC">
      <w:pPr>
        <w:jc w:val="center"/>
        <w:rPr>
          <w:rFonts w:ascii="Times New Roman" w:eastAsia="標楷體" w:hAnsi="Times New Roman" w:cs="Times New Roman"/>
        </w:rPr>
      </w:pPr>
      <w:r w:rsidRPr="002764B5">
        <w:rPr>
          <w:rFonts w:ascii="Times New Roman" w:eastAsia="標楷體" w:hAnsi="Times New Roman" w:cs="Times New Roman"/>
        </w:rPr>
        <w:t>圖</w:t>
      </w:r>
      <w:r w:rsidRPr="002764B5">
        <w:rPr>
          <w:rFonts w:ascii="Times New Roman" w:eastAsia="標楷體" w:hAnsi="Times New Roman" w:cs="Times New Roman"/>
        </w:rPr>
        <w:t>4.</w:t>
      </w:r>
      <w:r>
        <w:rPr>
          <w:rFonts w:ascii="Times New Roman" w:eastAsia="標楷體" w:hAnsi="Times New Roman" w:cs="Times New Roman" w:hint="eastAsia"/>
        </w:rPr>
        <w:t>1</w:t>
      </w:r>
      <w:r w:rsidR="00445ACF">
        <w:rPr>
          <w:rFonts w:ascii="Times New Roman" w:eastAsia="標楷體" w:hAnsi="Times New Roman" w:cs="Times New Roman" w:hint="eastAsia"/>
        </w:rPr>
        <w:t>3</w:t>
      </w:r>
      <w:r w:rsidR="00445ACF">
        <w:rPr>
          <w:rFonts w:ascii="Times New Roman" w:eastAsia="標楷體" w:hAnsi="Times New Roman" w:cs="Times New Roman" w:hint="eastAsia"/>
        </w:rPr>
        <w:t>下載</w:t>
      </w:r>
      <w:r>
        <w:rPr>
          <w:rFonts w:ascii="Times New Roman" w:eastAsia="標楷體" w:hAnsi="Times New Roman" w:cs="Times New Roman" w:hint="eastAsia"/>
        </w:rPr>
        <w:t>對話</w:t>
      </w:r>
      <w:r w:rsidR="00C76D72">
        <w:rPr>
          <w:rFonts w:ascii="Times New Roman" w:eastAsia="標楷體" w:hAnsi="Times New Roman" w:cs="Times New Roman" w:hint="eastAsia"/>
        </w:rPr>
        <w:t>記錄檔</w:t>
      </w:r>
      <w:r w:rsidRPr="002764B5">
        <w:rPr>
          <w:rFonts w:ascii="Times New Roman" w:eastAsia="標楷體" w:hAnsi="Times New Roman" w:cs="Times New Roman"/>
        </w:rPr>
        <w:t>流程圖</w:t>
      </w:r>
    </w:p>
    <w:p w14:paraId="37F574C6" w14:textId="25C290DD" w:rsidR="00804A93" w:rsidRDefault="00804A93" w:rsidP="00206A3A">
      <w:pPr>
        <w:jc w:val="center"/>
        <w:rPr>
          <w:rFonts w:ascii="Times New Roman" w:eastAsia="標楷體" w:hAnsi="Times New Roman" w:cs="Times New Roman"/>
        </w:rPr>
      </w:pPr>
    </w:p>
    <w:p w14:paraId="343C3026" w14:textId="4E8DC2EB" w:rsidR="0005362E" w:rsidRDefault="00804A93">
      <w:pPr>
        <w:widowControl/>
        <w:rPr>
          <w:rFonts w:ascii="Times New Roman" w:eastAsia="標楷體" w:hAnsi="Times New Roman" w:cs="Times New Roman"/>
        </w:rPr>
      </w:pPr>
      <w:r>
        <w:rPr>
          <w:rFonts w:ascii="Times New Roman" w:eastAsia="標楷體" w:hAnsi="Times New Roman" w:cs="Times New Roman"/>
        </w:rPr>
        <w:br w:type="page"/>
      </w:r>
    </w:p>
    <w:p w14:paraId="704E7920" w14:textId="039A91E7" w:rsidR="007C3CB8" w:rsidRPr="007C3CB8" w:rsidRDefault="0005362E" w:rsidP="00953143">
      <w:pPr>
        <w:pStyle w:val="a3"/>
        <w:widowControl/>
        <w:numPr>
          <w:ilvl w:val="0"/>
          <w:numId w:val="1"/>
        </w:numPr>
        <w:ind w:leftChars="0" w:left="482" w:hanging="482"/>
        <w:outlineLvl w:val="0"/>
        <w:rPr>
          <w:rFonts w:ascii="Times New Roman" w:eastAsia="標楷體" w:hAnsi="Times New Roman" w:cs="Times New Roman"/>
        </w:rPr>
      </w:pPr>
      <w:bookmarkStart w:id="183" w:name="_Toc184000973"/>
      <w:r w:rsidRPr="0096449F">
        <w:rPr>
          <w:rFonts w:ascii="Times New Roman" w:eastAsia="標楷體" w:hAnsi="Times New Roman" w:cs="Times New Roman" w:hint="eastAsia"/>
          <w:b/>
        </w:rPr>
        <w:lastRenderedPageBreak/>
        <w:t>系統流程圖</w:t>
      </w:r>
      <w:r>
        <w:rPr>
          <w:noProof/>
        </w:rPr>
        <w:drawing>
          <wp:inline distT="0" distB="0" distL="0" distR="0" wp14:anchorId="05D00F3C" wp14:editId="0C84E1E3">
            <wp:extent cx="5581653" cy="4619625"/>
            <wp:effectExtent l="0" t="0" r="0" b="0"/>
            <wp:docPr id="1650880019"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
                    <pic:cNvPicPr/>
                  </pic:nvPicPr>
                  <pic:blipFill>
                    <a:blip r:embed="rId82">
                      <a:extLst>
                        <a:ext uri="{28A0092B-C50C-407E-A947-70E740481C1C}">
                          <a14:useLocalDpi xmlns:a14="http://schemas.microsoft.com/office/drawing/2010/main" val="0"/>
                        </a:ext>
                      </a:extLst>
                    </a:blip>
                    <a:stretch>
                      <a:fillRect/>
                    </a:stretch>
                  </pic:blipFill>
                  <pic:spPr>
                    <a:xfrm>
                      <a:off x="0" y="0"/>
                      <a:ext cx="5581653" cy="4619625"/>
                    </a:xfrm>
                    <a:prstGeom prst="rect">
                      <a:avLst/>
                    </a:prstGeom>
                  </pic:spPr>
                </pic:pic>
              </a:graphicData>
            </a:graphic>
          </wp:inline>
        </w:drawing>
      </w:r>
      <w:bookmarkEnd w:id="183"/>
    </w:p>
    <w:p w14:paraId="0D89B07F" w14:textId="709A3343" w:rsidR="007C3CB8" w:rsidRPr="007C3CB8" w:rsidRDefault="007C3CB8" w:rsidP="007C3CB8">
      <w:pPr>
        <w:pStyle w:val="a3"/>
        <w:ind w:leftChars="0"/>
        <w:jc w:val="center"/>
        <w:rPr>
          <w:rFonts w:ascii="Times New Roman" w:eastAsia="標楷體" w:hAnsi="Times New Roman" w:cs="Times New Roman"/>
        </w:rPr>
      </w:pPr>
      <w:r w:rsidRPr="007C3CB8">
        <w:rPr>
          <w:rFonts w:ascii="Times New Roman" w:eastAsia="標楷體" w:hAnsi="Times New Roman" w:cs="Times New Roman"/>
        </w:rPr>
        <w:t>圖</w:t>
      </w:r>
      <w:r>
        <w:rPr>
          <w:rFonts w:ascii="Times New Roman" w:eastAsia="標楷體" w:hAnsi="Times New Roman" w:cs="Times New Roman" w:hint="eastAsia"/>
        </w:rPr>
        <w:t>5.1</w:t>
      </w:r>
      <w:r w:rsidR="6EFAD901" w:rsidRPr="6EFAD901">
        <w:rPr>
          <w:rFonts w:ascii="Times New Roman" w:eastAsia="標楷體" w:hAnsi="Times New Roman" w:cs="Times New Roman"/>
        </w:rPr>
        <w:t xml:space="preserve"> </w:t>
      </w:r>
      <w:r w:rsidR="001C477D">
        <w:rPr>
          <w:rFonts w:ascii="Times New Roman" w:eastAsia="標楷體" w:hAnsi="Times New Roman" w:cs="Times New Roman" w:hint="eastAsia"/>
        </w:rPr>
        <w:t>系統</w:t>
      </w:r>
      <w:r w:rsidRPr="007C3CB8">
        <w:rPr>
          <w:rFonts w:ascii="Times New Roman" w:eastAsia="標楷體" w:hAnsi="Times New Roman" w:cs="Times New Roman"/>
        </w:rPr>
        <w:t>流程圖</w:t>
      </w:r>
      <w:r w:rsidR="6EFAD901" w:rsidRPr="6EFAD901">
        <w:rPr>
          <w:rFonts w:ascii="Times New Roman" w:eastAsia="標楷體" w:hAnsi="Times New Roman" w:cs="Times New Roman"/>
        </w:rPr>
        <w:t>1</w:t>
      </w:r>
    </w:p>
    <w:p w14:paraId="21E43662" w14:textId="7932CB9A" w:rsidR="0005362E" w:rsidRDefault="0096449F" w:rsidP="007C3CB8">
      <w:pPr>
        <w:pStyle w:val="a3"/>
        <w:widowControl/>
        <w:ind w:leftChars="0" w:left="482"/>
        <w:outlineLvl w:val="0"/>
        <w:rPr>
          <w:rFonts w:ascii="Times New Roman" w:eastAsia="標楷體" w:hAnsi="Times New Roman" w:cs="Times New Roman"/>
        </w:rPr>
      </w:pPr>
      <w:bookmarkStart w:id="184" w:name="_Toc2037148309"/>
      <w:bookmarkStart w:id="185" w:name="_Toc184000974"/>
      <w:r>
        <w:rPr>
          <w:noProof/>
        </w:rPr>
        <w:lastRenderedPageBreak/>
        <w:drawing>
          <wp:inline distT="0" distB="0" distL="0" distR="0" wp14:anchorId="4112B4C0" wp14:editId="548BF168">
            <wp:extent cx="5697934" cy="5133975"/>
            <wp:effectExtent l="0" t="0" r="0" b="0"/>
            <wp:docPr id="488200434"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3"/>
                    <pic:cNvPicPr/>
                  </pic:nvPicPr>
                  <pic:blipFill>
                    <a:blip r:embed="rId83">
                      <a:extLst>
                        <a:ext uri="{28A0092B-C50C-407E-A947-70E740481C1C}">
                          <a14:useLocalDpi xmlns:a14="http://schemas.microsoft.com/office/drawing/2010/main" val="0"/>
                        </a:ext>
                      </a:extLst>
                    </a:blip>
                    <a:stretch>
                      <a:fillRect/>
                    </a:stretch>
                  </pic:blipFill>
                  <pic:spPr>
                    <a:xfrm>
                      <a:off x="0" y="0"/>
                      <a:ext cx="5697934" cy="5133975"/>
                    </a:xfrm>
                    <a:prstGeom prst="rect">
                      <a:avLst/>
                    </a:prstGeom>
                  </pic:spPr>
                </pic:pic>
              </a:graphicData>
            </a:graphic>
          </wp:inline>
        </w:drawing>
      </w:r>
      <w:bookmarkEnd w:id="184"/>
      <w:bookmarkEnd w:id="185"/>
    </w:p>
    <w:p w14:paraId="115A7D63" w14:textId="38868A50" w:rsidR="00253857" w:rsidRPr="007C3CB8" w:rsidRDefault="00253857" w:rsidP="00253857">
      <w:pPr>
        <w:pStyle w:val="a3"/>
        <w:ind w:leftChars="0"/>
        <w:jc w:val="center"/>
        <w:rPr>
          <w:rFonts w:ascii="Times New Roman" w:eastAsia="標楷體" w:hAnsi="Times New Roman" w:cs="Times New Roman"/>
        </w:rPr>
      </w:pPr>
      <w:r w:rsidRPr="007C3CB8">
        <w:rPr>
          <w:rFonts w:ascii="Times New Roman" w:eastAsia="標楷體" w:hAnsi="Times New Roman" w:cs="Times New Roman"/>
        </w:rPr>
        <w:t>圖</w:t>
      </w:r>
      <w:r>
        <w:rPr>
          <w:rFonts w:ascii="Times New Roman" w:eastAsia="標楷體" w:hAnsi="Times New Roman" w:cs="Times New Roman" w:hint="eastAsia"/>
        </w:rPr>
        <w:t>5.2</w:t>
      </w:r>
      <w:r w:rsidR="6EFAD901" w:rsidRPr="6EFAD901">
        <w:rPr>
          <w:rFonts w:ascii="Times New Roman" w:eastAsia="標楷體" w:hAnsi="Times New Roman" w:cs="Times New Roman"/>
        </w:rPr>
        <w:t xml:space="preserve"> </w:t>
      </w:r>
      <w:r w:rsidR="001C477D">
        <w:rPr>
          <w:rFonts w:ascii="Times New Roman" w:eastAsia="標楷體" w:hAnsi="Times New Roman" w:cs="Times New Roman" w:hint="eastAsia"/>
        </w:rPr>
        <w:t>系統</w:t>
      </w:r>
      <w:r w:rsidRPr="007C3CB8">
        <w:rPr>
          <w:rFonts w:ascii="Times New Roman" w:eastAsia="標楷體" w:hAnsi="Times New Roman" w:cs="Times New Roman"/>
        </w:rPr>
        <w:t>流程圖</w:t>
      </w:r>
      <w:r w:rsidR="6EFAD901" w:rsidRPr="6EFAD901">
        <w:rPr>
          <w:rFonts w:ascii="Times New Roman" w:eastAsia="標楷體" w:hAnsi="Times New Roman" w:cs="Times New Roman"/>
        </w:rPr>
        <w:t>2</w:t>
      </w:r>
    </w:p>
    <w:p w14:paraId="3C61DCA5" w14:textId="77777777" w:rsidR="00253857" w:rsidRPr="00886AAC" w:rsidRDefault="00253857" w:rsidP="007C3CB8">
      <w:pPr>
        <w:pStyle w:val="a3"/>
        <w:widowControl/>
        <w:ind w:leftChars="0" w:left="482"/>
        <w:outlineLvl w:val="0"/>
        <w:rPr>
          <w:ins w:id="186" w:author="Microsoft Word" w:date="2024-12-02T02:20:00Z" w16du:dateUtc="2024-12-01T18:20:00Z"/>
          <w:rFonts w:ascii="Times New Roman" w:eastAsia="標楷體" w:hAnsi="Times New Roman" w:cs="Times New Roman"/>
        </w:rPr>
      </w:pPr>
    </w:p>
    <w:p w14:paraId="1E2284DB" w14:textId="2B6A331A" w:rsidR="001C477D" w:rsidRDefault="00953143" w:rsidP="00253857">
      <w:pPr>
        <w:widowControl/>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50377C73" wp14:editId="7FB4B528">
            <wp:extent cx="5287992" cy="5029200"/>
            <wp:effectExtent l="0" t="0" r="8255" b="0"/>
            <wp:docPr id="1619704329"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91265" cy="5032313"/>
                    </a:xfrm>
                    <a:prstGeom prst="rect">
                      <a:avLst/>
                    </a:prstGeom>
                    <a:noFill/>
                    <a:ln>
                      <a:noFill/>
                    </a:ln>
                  </pic:spPr>
                </pic:pic>
              </a:graphicData>
            </a:graphic>
          </wp:inline>
        </w:drawing>
      </w:r>
    </w:p>
    <w:p w14:paraId="7AA873AA" w14:textId="3E33D13C" w:rsidR="001C477D" w:rsidRDefault="001C477D" w:rsidP="00253857">
      <w:pPr>
        <w:widowControl/>
        <w:rPr>
          <w:rFonts w:ascii="Times New Roman" w:eastAsia="標楷體" w:hAnsi="Times New Roman" w:cs="Times New Roman"/>
        </w:rPr>
      </w:pPr>
    </w:p>
    <w:p w14:paraId="63B16B5F" w14:textId="466B3431" w:rsidR="001C477D" w:rsidRDefault="001C477D" w:rsidP="001C477D">
      <w:pPr>
        <w:widowControl/>
        <w:jc w:val="center"/>
        <w:rPr>
          <w:rFonts w:ascii="Times New Roman" w:eastAsia="標楷體" w:hAnsi="Times New Roman" w:cs="Times New Roman"/>
        </w:rPr>
      </w:pPr>
      <w:r w:rsidRPr="007C3CB8">
        <w:rPr>
          <w:rFonts w:ascii="Times New Roman" w:eastAsia="標楷體" w:hAnsi="Times New Roman" w:cs="Times New Roman"/>
        </w:rPr>
        <w:t>圖</w:t>
      </w:r>
      <w:r>
        <w:rPr>
          <w:rFonts w:ascii="Times New Roman" w:eastAsia="標楷體" w:hAnsi="Times New Roman" w:cs="Times New Roman" w:hint="eastAsia"/>
        </w:rPr>
        <w:t>5.3</w:t>
      </w:r>
      <w:r w:rsidR="6EFAD901" w:rsidRPr="6EFAD901">
        <w:rPr>
          <w:rFonts w:ascii="Times New Roman" w:eastAsia="標楷體" w:hAnsi="Times New Roman" w:cs="Times New Roman"/>
        </w:rPr>
        <w:t xml:space="preserve"> </w:t>
      </w:r>
      <w:r>
        <w:rPr>
          <w:rFonts w:ascii="Times New Roman" w:eastAsia="標楷體" w:hAnsi="Times New Roman" w:cs="Times New Roman" w:hint="eastAsia"/>
        </w:rPr>
        <w:t>系統</w:t>
      </w:r>
      <w:r w:rsidRPr="007C3CB8">
        <w:rPr>
          <w:rFonts w:ascii="Times New Roman" w:eastAsia="標楷體" w:hAnsi="Times New Roman" w:cs="Times New Roman"/>
        </w:rPr>
        <w:t>流程圖</w:t>
      </w:r>
      <w:r w:rsidR="6EFAD901" w:rsidRPr="6EFAD901">
        <w:rPr>
          <w:rFonts w:ascii="Times New Roman" w:eastAsia="標楷體" w:hAnsi="Times New Roman" w:cs="Times New Roman"/>
        </w:rPr>
        <w:t>3</w:t>
      </w:r>
    </w:p>
    <w:p w14:paraId="6F00F5A9" w14:textId="485BA2A1" w:rsidR="00953143" w:rsidRDefault="00953143">
      <w:pPr>
        <w:widowControl/>
        <w:rPr>
          <w:rFonts w:ascii="Times New Roman" w:eastAsia="標楷體" w:hAnsi="Times New Roman" w:cs="Times New Roman"/>
        </w:rPr>
      </w:pPr>
      <w:r>
        <w:rPr>
          <w:rFonts w:ascii="Times New Roman" w:eastAsia="標楷體" w:hAnsi="Times New Roman" w:cs="Times New Roman"/>
        </w:rPr>
        <w:br w:type="page"/>
      </w:r>
      <w:r w:rsidR="001C477D" w:rsidRPr="007C3CB8">
        <w:rPr>
          <w:rFonts w:ascii="Times New Roman" w:eastAsia="標楷體" w:hAnsi="Times New Roman" w:cs="Times New Roman"/>
        </w:rPr>
        <w:lastRenderedPageBreak/>
        <w:t xml:space="preserve"> </w:t>
      </w:r>
      <w:r w:rsidR="005E0751" w:rsidRPr="005E0751">
        <w:rPr>
          <w:rFonts w:ascii="Times New Roman" w:eastAsia="標楷體" w:hAnsi="Times New Roman" w:cs="Times New Roman"/>
          <w:noProof/>
        </w:rPr>
        <w:drawing>
          <wp:inline distT="0" distB="0" distL="0" distR="0" wp14:anchorId="7FA785E4" wp14:editId="608CD7A2">
            <wp:extent cx="5579745" cy="6979285"/>
            <wp:effectExtent l="0" t="0" r="1905" b="0"/>
            <wp:docPr id="10667177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17707" name=""/>
                    <pic:cNvPicPr/>
                  </pic:nvPicPr>
                  <pic:blipFill>
                    <a:blip r:embed="rId85"/>
                    <a:stretch>
                      <a:fillRect/>
                    </a:stretch>
                  </pic:blipFill>
                  <pic:spPr>
                    <a:xfrm>
                      <a:off x="0" y="0"/>
                      <a:ext cx="5579745" cy="6979285"/>
                    </a:xfrm>
                    <a:prstGeom prst="rect">
                      <a:avLst/>
                    </a:prstGeom>
                  </pic:spPr>
                </pic:pic>
              </a:graphicData>
            </a:graphic>
          </wp:inline>
        </w:drawing>
      </w:r>
    </w:p>
    <w:p w14:paraId="6BF10E39" w14:textId="7F1653C9" w:rsidR="002308AF" w:rsidRDefault="002308AF" w:rsidP="002308AF">
      <w:pPr>
        <w:widowControl/>
        <w:jc w:val="center"/>
        <w:rPr>
          <w:rFonts w:ascii="Times New Roman" w:eastAsia="標楷體" w:hAnsi="Times New Roman" w:cs="Times New Roman"/>
        </w:rPr>
      </w:pPr>
      <w:r w:rsidRPr="007C3CB8">
        <w:rPr>
          <w:rFonts w:ascii="Times New Roman" w:eastAsia="標楷體" w:hAnsi="Times New Roman" w:cs="Times New Roman"/>
        </w:rPr>
        <w:t>圖</w:t>
      </w:r>
      <w:r>
        <w:rPr>
          <w:rFonts w:ascii="Times New Roman" w:eastAsia="標楷體" w:hAnsi="Times New Roman" w:cs="Times New Roman" w:hint="eastAsia"/>
        </w:rPr>
        <w:t>5.4</w:t>
      </w:r>
      <w:r w:rsidR="419FD2A2" w:rsidRPr="419FD2A2">
        <w:rPr>
          <w:rFonts w:ascii="Times New Roman" w:eastAsia="標楷體" w:hAnsi="Times New Roman" w:cs="Times New Roman"/>
        </w:rPr>
        <w:t xml:space="preserve"> </w:t>
      </w:r>
      <w:r>
        <w:rPr>
          <w:rFonts w:ascii="Times New Roman" w:eastAsia="標楷體" w:hAnsi="Times New Roman" w:cs="Times New Roman" w:hint="eastAsia"/>
        </w:rPr>
        <w:t>穀寶查詢系統</w:t>
      </w:r>
      <w:r w:rsidRPr="007C3CB8">
        <w:rPr>
          <w:rFonts w:ascii="Times New Roman" w:eastAsia="標楷體" w:hAnsi="Times New Roman" w:cs="Times New Roman"/>
        </w:rPr>
        <w:t>流程圖</w:t>
      </w:r>
      <w:r w:rsidR="419FD2A2" w:rsidRPr="419FD2A2">
        <w:rPr>
          <w:rFonts w:ascii="Times New Roman" w:eastAsia="標楷體" w:hAnsi="Times New Roman" w:cs="Times New Roman"/>
        </w:rPr>
        <w:t>1</w:t>
      </w:r>
    </w:p>
    <w:p w14:paraId="120FCF77" w14:textId="15B00829" w:rsidR="00F737A5" w:rsidRDefault="00CD7835">
      <w:pPr>
        <w:widowControl/>
        <w:rPr>
          <w:rFonts w:ascii="Times New Roman" w:eastAsia="標楷體" w:hAnsi="Times New Roman" w:cs="Times New Roman"/>
        </w:rPr>
      </w:pPr>
      <w:r w:rsidRPr="00CD7835">
        <w:rPr>
          <w:rFonts w:ascii="Times New Roman" w:eastAsia="標楷體" w:hAnsi="Times New Roman" w:cs="Times New Roman"/>
          <w:noProof/>
        </w:rPr>
        <w:lastRenderedPageBreak/>
        <w:drawing>
          <wp:inline distT="0" distB="0" distL="0" distR="0" wp14:anchorId="1D35BE6D" wp14:editId="66940562">
            <wp:extent cx="5579745" cy="6644640"/>
            <wp:effectExtent l="0" t="0" r="1905" b="3810"/>
            <wp:docPr id="21113239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3917" name=""/>
                    <pic:cNvPicPr/>
                  </pic:nvPicPr>
                  <pic:blipFill>
                    <a:blip r:embed="rId86"/>
                    <a:stretch>
                      <a:fillRect/>
                    </a:stretch>
                  </pic:blipFill>
                  <pic:spPr>
                    <a:xfrm>
                      <a:off x="0" y="0"/>
                      <a:ext cx="5579745" cy="6644640"/>
                    </a:xfrm>
                    <a:prstGeom prst="rect">
                      <a:avLst/>
                    </a:prstGeom>
                  </pic:spPr>
                </pic:pic>
              </a:graphicData>
            </a:graphic>
          </wp:inline>
        </w:drawing>
      </w:r>
    </w:p>
    <w:p w14:paraId="037A54A5" w14:textId="3DFCE1AA" w:rsidR="00CD7835" w:rsidRDefault="00CD7835" w:rsidP="00CD7835">
      <w:pPr>
        <w:widowControl/>
        <w:jc w:val="center"/>
        <w:rPr>
          <w:rFonts w:ascii="Times New Roman" w:eastAsia="標楷體" w:hAnsi="Times New Roman" w:cs="Times New Roman"/>
        </w:rPr>
      </w:pPr>
      <w:r w:rsidRPr="007C3CB8">
        <w:rPr>
          <w:rFonts w:ascii="Times New Roman" w:eastAsia="標楷體" w:hAnsi="Times New Roman" w:cs="Times New Roman"/>
        </w:rPr>
        <w:t>圖</w:t>
      </w:r>
      <w:r>
        <w:rPr>
          <w:rFonts w:ascii="Times New Roman" w:eastAsia="標楷體" w:hAnsi="Times New Roman" w:cs="Times New Roman" w:hint="eastAsia"/>
        </w:rPr>
        <w:t>5.5</w:t>
      </w:r>
      <w:r w:rsidR="419FD2A2" w:rsidRPr="419FD2A2">
        <w:rPr>
          <w:rFonts w:ascii="Times New Roman" w:eastAsia="標楷體" w:hAnsi="Times New Roman" w:cs="Times New Roman"/>
        </w:rPr>
        <w:t xml:space="preserve"> </w:t>
      </w:r>
      <w:r>
        <w:rPr>
          <w:rFonts w:ascii="Times New Roman" w:eastAsia="標楷體" w:hAnsi="Times New Roman" w:cs="Times New Roman" w:hint="eastAsia"/>
        </w:rPr>
        <w:t>穀寶查詢系統</w:t>
      </w:r>
      <w:r w:rsidRPr="007C3CB8">
        <w:rPr>
          <w:rFonts w:ascii="Times New Roman" w:eastAsia="標楷體" w:hAnsi="Times New Roman" w:cs="Times New Roman"/>
        </w:rPr>
        <w:t>流程圖</w:t>
      </w:r>
      <w:r w:rsidR="419FD2A2" w:rsidRPr="419FD2A2">
        <w:rPr>
          <w:rFonts w:ascii="Times New Roman" w:eastAsia="標楷體" w:hAnsi="Times New Roman" w:cs="Times New Roman"/>
        </w:rPr>
        <w:t>2</w:t>
      </w:r>
    </w:p>
    <w:p w14:paraId="27AF16E0" w14:textId="2F48CDA5" w:rsidR="00CD7835" w:rsidRDefault="00436576" w:rsidP="00CD7835">
      <w:pPr>
        <w:widowControl/>
        <w:jc w:val="center"/>
        <w:rPr>
          <w:rFonts w:ascii="Times New Roman" w:eastAsia="標楷體" w:hAnsi="Times New Roman" w:cs="Times New Roman"/>
        </w:rPr>
      </w:pPr>
      <w:r w:rsidRPr="00436576">
        <w:rPr>
          <w:rFonts w:ascii="Times New Roman" w:eastAsia="標楷體" w:hAnsi="Times New Roman" w:cs="Times New Roman"/>
          <w:noProof/>
        </w:rPr>
        <w:lastRenderedPageBreak/>
        <w:drawing>
          <wp:inline distT="0" distB="0" distL="0" distR="0" wp14:anchorId="17061267" wp14:editId="4D3E4425">
            <wp:extent cx="5579745" cy="3505835"/>
            <wp:effectExtent l="0" t="0" r="1905" b="0"/>
            <wp:docPr id="14268172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7245" name=""/>
                    <pic:cNvPicPr/>
                  </pic:nvPicPr>
                  <pic:blipFill>
                    <a:blip r:embed="rId87"/>
                    <a:stretch>
                      <a:fillRect/>
                    </a:stretch>
                  </pic:blipFill>
                  <pic:spPr>
                    <a:xfrm>
                      <a:off x="0" y="0"/>
                      <a:ext cx="5579745" cy="3505835"/>
                    </a:xfrm>
                    <a:prstGeom prst="rect">
                      <a:avLst/>
                    </a:prstGeom>
                  </pic:spPr>
                </pic:pic>
              </a:graphicData>
            </a:graphic>
          </wp:inline>
        </w:drawing>
      </w:r>
    </w:p>
    <w:p w14:paraId="5060E10B" w14:textId="4282CCC5" w:rsidR="00436576" w:rsidRDefault="00436576" w:rsidP="00436576">
      <w:pPr>
        <w:widowControl/>
        <w:jc w:val="center"/>
        <w:rPr>
          <w:rFonts w:ascii="Times New Roman" w:eastAsia="標楷體" w:hAnsi="Times New Roman" w:cs="Times New Roman"/>
        </w:rPr>
      </w:pPr>
      <w:r w:rsidRPr="007C3CB8">
        <w:rPr>
          <w:rFonts w:ascii="Times New Roman" w:eastAsia="標楷體" w:hAnsi="Times New Roman" w:cs="Times New Roman"/>
        </w:rPr>
        <w:t>圖</w:t>
      </w:r>
      <w:r>
        <w:rPr>
          <w:rFonts w:ascii="Times New Roman" w:eastAsia="標楷體" w:hAnsi="Times New Roman" w:cs="Times New Roman" w:hint="eastAsia"/>
        </w:rPr>
        <w:t>5.6</w:t>
      </w:r>
      <w:r w:rsidR="419FD2A2" w:rsidRPr="419FD2A2">
        <w:rPr>
          <w:rFonts w:ascii="Times New Roman" w:eastAsia="標楷體" w:hAnsi="Times New Roman" w:cs="Times New Roman"/>
        </w:rPr>
        <w:t xml:space="preserve"> </w:t>
      </w:r>
      <w:r>
        <w:rPr>
          <w:rFonts w:ascii="Times New Roman" w:eastAsia="標楷體" w:hAnsi="Times New Roman" w:cs="Times New Roman" w:hint="eastAsia"/>
        </w:rPr>
        <w:t>穀寶查詢系統</w:t>
      </w:r>
      <w:r w:rsidRPr="007C3CB8">
        <w:rPr>
          <w:rFonts w:ascii="Times New Roman" w:eastAsia="標楷體" w:hAnsi="Times New Roman" w:cs="Times New Roman"/>
        </w:rPr>
        <w:t>流程圖</w:t>
      </w:r>
      <w:r w:rsidR="419FD2A2" w:rsidRPr="419FD2A2">
        <w:rPr>
          <w:rFonts w:ascii="Times New Roman" w:eastAsia="標楷體" w:hAnsi="Times New Roman" w:cs="Times New Roman"/>
        </w:rPr>
        <w:t>3</w:t>
      </w:r>
    </w:p>
    <w:p w14:paraId="1C0589F6" w14:textId="384E68B6" w:rsidR="00436576" w:rsidRDefault="0028569E" w:rsidP="00436576">
      <w:pPr>
        <w:widowControl/>
        <w:jc w:val="center"/>
        <w:rPr>
          <w:rFonts w:ascii="Times New Roman" w:eastAsia="標楷體" w:hAnsi="Times New Roman" w:cs="Times New Roman"/>
        </w:rPr>
      </w:pPr>
      <w:r w:rsidRPr="0028569E">
        <w:rPr>
          <w:rFonts w:ascii="Times New Roman" w:eastAsia="標楷體" w:hAnsi="Times New Roman" w:cs="Times New Roman"/>
          <w:noProof/>
        </w:rPr>
        <w:lastRenderedPageBreak/>
        <w:drawing>
          <wp:inline distT="0" distB="0" distL="0" distR="0" wp14:anchorId="3313E75C" wp14:editId="7F453615">
            <wp:extent cx="4800600" cy="7521267"/>
            <wp:effectExtent l="0" t="0" r="0" b="3810"/>
            <wp:docPr id="16717229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22933" name=""/>
                    <pic:cNvPicPr/>
                  </pic:nvPicPr>
                  <pic:blipFill rotWithShape="1">
                    <a:blip r:embed="rId88"/>
                    <a:srcRect b="2404"/>
                    <a:stretch/>
                  </pic:blipFill>
                  <pic:spPr bwMode="auto">
                    <a:xfrm>
                      <a:off x="0" y="0"/>
                      <a:ext cx="4813979" cy="7542228"/>
                    </a:xfrm>
                    <a:prstGeom prst="rect">
                      <a:avLst/>
                    </a:prstGeom>
                    <a:ln>
                      <a:noFill/>
                    </a:ln>
                    <a:extLst>
                      <a:ext uri="{53640926-AAD7-44D8-BBD7-CCE9431645EC}">
                        <a14:shadowObscured xmlns:a14="http://schemas.microsoft.com/office/drawing/2010/main"/>
                      </a:ext>
                    </a:extLst>
                  </pic:spPr>
                </pic:pic>
              </a:graphicData>
            </a:graphic>
          </wp:inline>
        </w:drawing>
      </w:r>
    </w:p>
    <w:p w14:paraId="14EE0B45" w14:textId="70125C6C" w:rsidR="0028569E" w:rsidRDefault="0028569E" w:rsidP="0028569E">
      <w:pPr>
        <w:widowControl/>
        <w:jc w:val="center"/>
        <w:rPr>
          <w:rFonts w:ascii="Times New Roman" w:eastAsia="標楷體" w:hAnsi="Times New Roman" w:cs="Times New Roman"/>
        </w:rPr>
      </w:pPr>
      <w:r w:rsidRPr="007C3CB8">
        <w:rPr>
          <w:rFonts w:ascii="Times New Roman" w:eastAsia="標楷體" w:hAnsi="Times New Roman" w:cs="Times New Roman"/>
        </w:rPr>
        <w:t>圖</w:t>
      </w:r>
      <w:r>
        <w:rPr>
          <w:rFonts w:ascii="Times New Roman" w:eastAsia="標楷體" w:hAnsi="Times New Roman" w:cs="Times New Roman" w:hint="eastAsia"/>
        </w:rPr>
        <w:t>5.7</w:t>
      </w:r>
      <w:r w:rsidR="002CC281" w:rsidRPr="002CC281">
        <w:rPr>
          <w:rFonts w:ascii="Times New Roman" w:eastAsia="標楷體" w:hAnsi="Times New Roman" w:cs="Times New Roman"/>
        </w:rPr>
        <w:t xml:space="preserve"> </w:t>
      </w:r>
      <w:r>
        <w:rPr>
          <w:rFonts w:ascii="Times New Roman" w:eastAsia="標楷體" w:hAnsi="Times New Roman" w:cs="Times New Roman" w:hint="eastAsia"/>
        </w:rPr>
        <w:t>穀寶查詢系統</w:t>
      </w:r>
      <w:r w:rsidRPr="007C3CB8">
        <w:rPr>
          <w:rFonts w:ascii="Times New Roman" w:eastAsia="標楷體" w:hAnsi="Times New Roman" w:cs="Times New Roman"/>
        </w:rPr>
        <w:t>流程圖</w:t>
      </w:r>
      <w:r w:rsidR="002CC281" w:rsidRPr="002CC281">
        <w:rPr>
          <w:rFonts w:ascii="Times New Roman" w:eastAsia="標楷體" w:hAnsi="Times New Roman" w:cs="Times New Roman"/>
        </w:rPr>
        <w:t>4</w:t>
      </w:r>
    </w:p>
    <w:p w14:paraId="1C9EB633" w14:textId="054087AC" w:rsidR="00CD7835" w:rsidRDefault="00CD7835">
      <w:pPr>
        <w:widowControl/>
        <w:rPr>
          <w:rFonts w:ascii="Times New Roman" w:eastAsia="標楷體" w:hAnsi="Times New Roman" w:cs="Times New Roman"/>
        </w:rPr>
      </w:pPr>
    </w:p>
    <w:p w14:paraId="1088879D" w14:textId="4EABF934" w:rsidR="0028569E" w:rsidRDefault="0028569E">
      <w:pPr>
        <w:widowControl/>
        <w:rPr>
          <w:rFonts w:ascii="Times New Roman" w:eastAsia="標楷體" w:hAnsi="Times New Roman" w:cs="Times New Roman"/>
        </w:rPr>
      </w:pPr>
    </w:p>
    <w:p w14:paraId="5B09DE7F" w14:textId="510DFC42" w:rsidR="0028569E" w:rsidRDefault="0028569E">
      <w:pPr>
        <w:widowControl/>
        <w:rPr>
          <w:rFonts w:ascii="Times New Roman" w:eastAsia="標楷體" w:hAnsi="Times New Roman" w:cs="Times New Roman"/>
        </w:rPr>
      </w:pPr>
    </w:p>
    <w:p w14:paraId="6C7D6F23" w14:textId="7F8878D7" w:rsidR="0028569E" w:rsidRDefault="0028569E">
      <w:pPr>
        <w:widowControl/>
        <w:rPr>
          <w:rFonts w:ascii="Times New Roman" w:eastAsia="標楷體" w:hAnsi="Times New Roman" w:cs="Times New Roman"/>
        </w:rPr>
      </w:pPr>
    </w:p>
    <w:p w14:paraId="5509668D" w14:textId="756B0771" w:rsidR="0005362E" w:rsidRDefault="0005362E" w:rsidP="0005362E">
      <w:pPr>
        <w:pStyle w:val="a3"/>
        <w:numPr>
          <w:ilvl w:val="0"/>
          <w:numId w:val="1"/>
        </w:numPr>
        <w:ind w:leftChars="0" w:left="482" w:hanging="482"/>
        <w:outlineLvl w:val="0"/>
        <w:rPr>
          <w:rFonts w:ascii="Times New Roman" w:eastAsia="標楷體" w:hAnsi="Times New Roman" w:cs="Times New Roman"/>
          <w:b/>
        </w:rPr>
      </w:pPr>
      <w:bookmarkStart w:id="187" w:name="_Toc1107684927"/>
      <w:bookmarkStart w:id="188" w:name="_Toc184000975"/>
      <w:r>
        <w:rPr>
          <w:rFonts w:ascii="Times New Roman" w:eastAsia="標楷體" w:hAnsi="Times New Roman" w:cs="Times New Roman" w:hint="eastAsia"/>
          <w:b/>
        </w:rPr>
        <w:lastRenderedPageBreak/>
        <w:t>需求追朔</w:t>
      </w:r>
      <w:bookmarkEnd w:id="187"/>
      <w:bookmarkEnd w:id="188"/>
    </w:p>
    <w:p w14:paraId="1CB4CBAF" w14:textId="60035881" w:rsidR="00781516" w:rsidRPr="00781516" w:rsidRDefault="00781516" w:rsidP="00781516">
      <w:pPr>
        <w:widowControl/>
        <w:ind w:firstLine="480"/>
        <w:rPr>
          <w:rFonts w:ascii="Times New Roman" w:eastAsia="標楷體" w:hAnsi="Times New Roman" w:cs="Times New Roman" w:hint="eastAsia"/>
        </w:rPr>
      </w:pPr>
      <w:r>
        <w:rPr>
          <w:rFonts w:ascii="Times New Roman" w:eastAsia="標楷體" w:hAnsi="Times New Roman" w:cs="Times New Roman" w:hint="eastAsia"/>
        </w:rPr>
        <w:t>6</w:t>
      </w:r>
      <w:r w:rsidRPr="00781516">
        <w:rPr>
          <w:rFonts w:ascii="Times New Roman" w:eastAsia="標楷體" w:hAnsi="Times New Roman" w:cs="Times New Roman" w:hint="eastAsia"/>
        </w:rPr>
        <w:t>.1</w:t>
      </w:r>
      <w:r w:rsidRPr="00781516">
        <w:rPr>
          <w:rFonts w:ascii="Times New Roman" w:eastAsia="標楷體" w:hAnsi="Times New Roman" w:cs="Times New Roman" w:hint="eastAsia"/>
        </w:rPr>
        <w:t>前端需求追朔</w:t>
      </w:r>
    </w:p>
    <w:p w14:paraId="2DCAA1A8" w14:textId="77777777" w:rsidR="00781516" w:rsidRPr="00781516" w:rsidRDefault="00840AB9" w:rsidP="00781516">
      <w:pPr>
        <w:widowControl/>
        <w:ind w:firstLine="480"/>
        <w:rPr>
          <w:rFonts w:ascii="Times New Roman" w:eastAsia="標楷體" w:hAnsi="Times New Roman" w:cs="Times New Roman" w:hint="eastAsia"/>
        </w:rPr>
      </w:pPr>
      <w:r>
        <w:rPr>
          <w:rFonts w:ascii="Times New Roman" w:eastAsia="標楷體" w:hAnsi="Times New Roman" w:cs="Times New Roman" w:hint="eastAsia"/>
        </w:rPr>
        <w:t>表</w:t>
      </w:r>
      <w:r>
        <w:rPr>
          <w:rFonts w:ascii="Times New Roman" w:eastAsia="標楷體" w:hAnsi="Times New Roman" w:cs="Times New Roman" w:hint="eastAsia"/>
        </w:rPr>
        <w:t>6</w:t>
      </w:r>
      <w:r w:rsidR="00781516">
        <w:rPr>
          <w:rFonts w:ascii="Times New Roman" w:eastAsia="標楷體" w:hAnsi="Times New Roman" w:cs="Times New Roman" w:hint="eastAsia"/>
        </w:rPr>
        <w:t>.2</w:t>
      </w:r>
      <w:r w:rsidR="00781516">
        <w:rPr>
          <w:rFonts w:ascii="Times New Roman" w:eastAsia="標楷體" w:hAnsi="Times New Roman" w:cs="Times New Roman" w:hint="eastAsia"/>
        </w:rPr>
        <w:t>6</w:t>
      </w:r>
      <w:r w:rsidR="00781516" w:rsidRPr="00781516">
        <w:rPr>
          <w:rFonts w:ascii="Times New Roman" w:eastAsia="標楷體" w:hAnsi="Times New Roman" w:cs="Times New Roman" w:hint="eastAsia"/>
        </w:rPr>
        <w:t>.1</w:t>
      </w:r>
      <w:r w:rsidR="00781516" w:rsidRPr="00781516">
        <w:rPr>
          <w:rFonts w:ascii="Times New Roman" w:eastAsia="標楷體" w:hAnsi="Times New Roman" w:cs="Times New Roman" w:hint="eastAsia"/>
        </w:rPr>
        <w:t>前端需求追朔</w:t>
      </w:r>
    </w:p>
    <w:p w14:paraId="51A86F6A" w14:textId="77777777" w:rsidR="00781516" w:rsidRDefault="00781516" w:rsidP="00781516">
      <w:pPr>
        <w:widowControl/>
        <w:jc w:val="center"/>
        <w:rPr>
          <w:rFonts w:ascii="Times New Roman" w:eastAsia="標楷體" w:hAnsi="Times New Roman" w:cs="Times New Roman"/>
        </w:rPr>
      </w:pPr>
      <w:r>
        <w:rPr>
          <w:rFonts w:ascii="Times New Roman" w:eastAsia="標楷體" w:hAnsi="Times New Roman" w:cs="Times New Roman" w:hint="eastAsia"/>
        </w:rPr>
        <w:t>表</w:t>
      </w:r>
      <w:r>
        <w:rPr>
          <w:rFonts w:ascii="Times New Roman" w:eastAsia="標楷體" w:hAnsi="Times New Roman" w:cs="Times New Roman" w:hint="eastAsia"/>
        </w:rPr>
        <w:t>6</w:t>
      </w:r>
      <w:r>
        <w:rPr>
          <w:rFonts w:ascii="Times New Roman" w:eastAsia="標楷體" w:hAnsi="Times New Roman" w:cs="Times New Roman" w:hint="eastAsia"/>
        </w:rPr>
        <w:t>需求追</w:t>
      </w:r>
      <w:r w:rsidRPr="00840AB9">
        <w:rPr>
          <w:rFonts w:ascii="Times New Roman" w:eastAsia="標楷體" w:hAnsi="Times New Roman" w:cs="Times New Roman" w:hint="eastAsia"/>
        </w:rPr>
        <w:t>朔</w:t>
      </w:r>
    </w:p>
    <w:p w14:paraId="158A057B" w14:textId="45C716FD" w:rsidR="00804A93" w:rsidRDefault="00840AB9" w:rsidP="00781516">
      <w:pPr>
        <w:widowControl/>
        <w:jc w:val="center"/>
        <w:rPr>
          <w:rFonts w:ascii="Times New Roman" w:eastAsia="標楷體" w:hAnsi="Times New Roman" w:cs="Times New Roman"/>
        </w:rPr>
      </w:pPr>
      <w:r>
        <w:rPr>
          <w:rFonts w:ascii="Times New Roman" w:eastAsia="標楷體" w:hAnsi="Times New Roman" w:cs="Times New Roman" w:hint="eastAsia"/>
        </w:rPr>
        <w:t>需求追</w:t>
      </w:r>
      <w:r w:rsidRPr="00840AB9">
        <w:rPr>
          <w:rFonts w:ascii="Times New Roman" w:eastAsia="標楷體" w:hAnsi="Times New Roman" w:cs="Times New Roman" w:hint="eastAsia"/>
        </w:rPr>
        <w:t>朔</w:t>
      </w:r>
    </w:p>
    <w:tbl>
      <w:tblPr>
        <w:tblStyle w:val="a6"/>
        <w:tblW w:w="8787" w:type="dxa"/>
        <w:tblLook w:val="04A0" w:firstRow="1" w:lastRow="0" w:firstColumn="1" w:lastColumn="0" w:noHBand="0" w:noVBand="1"/>
      </w:tblPr>
      <w:tblGrid>
        <w:gridCol w:w="2929"/>
        <w:gridCol w:w="2929"/>
        <w:gridCol w:w="2929"/>
      </w:tblGrid>
      <w:tr w:rsidR="0022793E" w14:paraId="55BBC221" w14:textId="77777777" w:rsidTr="0022793E">
        <w:trPr>
          <w:trHeight w:val="936"/>
        </w:trPr>
        <w:tc>
          <w:tcPr>
            <w:tcW w:w="2929" w:type="dxa"/>
          </w:tcPr>
          <w:p w14:paraId="06EA5BD0" w14:textId="47A98399" w:rsidR="0022793E" w:rsidRDefault="0022793E" w:rsidP="00E4041E">
            <w:pPr>
              <w:jc w:val="center"/>
              <w:rPr>
                <w:rFonts w:ascii="Times New Roman" w:eastAsia="標楷體" w:hAnsi="Times New Roman" w:cs="Times New Roman"/>
              </w:rPr>
            </w:pPr>
            <w:r>
              <w:rPr>
                <w:rFonts w:ascii="Times New Roman" w:eastAsia="標楷體" w:hAnsi="Times New Roman" w:cs="Times New Roman" w:hint="eastAsia"/>
              </w:rPr>
              <w:t>軟體功能</w:t>
            </w:r>
          </w:p>
        </w:tc>
        <w:tc>
          <w:tcPr>
            <w:tcW w:w="2929" w:type="dxa"/>
          </w:tcPr>
          <w:p w14:paraId="7230F7C0" w14:textId="10549826" w:rsidR="0022793E" w:rsidRDefault="0022793E" w:rsidP="00E4041E">
            <w:pPr>
              <w:jc w:val="center"/>
              <w:rPr>
                <w:rFonts w:ascii="Times New Roman" w:eastAsia="標楷體" w:hAnsi="Times New Roman" w:cs="Times New Roman" w:hint="eastAsia"/>
              </w:rPr>
            </w:pPr>
            <w:r>
              <w:rPr>
                <w:rFonts w:ascii="Times New Roman" w:eastAsia="標楷體" w:hAnsi="Times New Roman" w:cs="Times New Roman" w:hint="eastAsia"/>
              </w:rPr>
              <w:t>SRS</w:t>
            </w:r>
          </w:p>
        </w:tc>
        <w:tc>
          <w:tcPr>
            <w:tcW w:w="2929" w:type="dxa"/>
          </w:tcPr>
          <w:p w14:paraId="67D0F109" w14:textId="29F9E0C7" w:rsidR="0022793E" w:rsidRDefault="0022793E" w:rsidP="00E4041E">
            <w:pPr>
              <w:jc w:val="center"/>
              <w:rPr>
                <w:rFonts w:ascii="Times New Roman" w:eastAsia="標楷體" w:hAnsi="Times New Roman" w:cs="Times New Roman"/>
              </w:rPr>
            </w:pPr>
            <w:r>
              <w:rPr>
                <w:rFonts w:ascii="Times New Roman" w:eastAsia="標楷體" w:hAnsi="Times New Roman" w:cs="Times New Roman" w:hint="eastAsia"/>
              </w:rPr>
              <w:t>SDD</w:t>
            </w:r>
          </w:p>
        </w:tc>
      </w:tr>
      <w:tr w:rsidR="0022793E" w14:paraId="310E519F" w14:textId="77777777" w:rsidTr="0022793E">
        <w:trPr>
          <w:trHeight w:val="1122"/>
        </w:trPr>
        <w:tc>
          <w:tcPr>
            <w:tcW w:w="2929" w:type="dxa"/>
          </w:tcPr>
          <w:p w14:paraId="1F13605B" w14:textId="2EFFDFE6" w:rsidR="0022793E" w:rsidRDefault="0022793E" w:rsidP="00F737A5">
            <w:pPr>
              <w:rPr>
                <w:rFonts w:ascii="Times New Roman" w:eastAsia="標楷體" w:hAnsi="Times New Roman" w:cs="Times New Roman"/>
              </w:rPr>
            </w:pPr>
            <w:r w:rsidRPr="00BF42EE">
              <w:rPr>
                <w:rFonts w:ascii="Times New Roman" w:eastAsia="標楷體" w:hAnsi="Times New Roman" w:cs="Times New Roman" w:hint="eastAsia"/>
              </w:rPr>
              <w:t xml:space="preserve">1.1 </w:t>
            </w:r>
            <w:r w:rsidRPr="00BF42EE">
              <w:rPr>
                <w:rFonts w:ascii="Times New Roman" w:eastAsia="標楷體" w:hAnsi="Times New Roman" w:cs="Times New Roman" w:hint="eastAsia"/>
              </w:rPr>
              <w:t>保單輸入系統</w:t>
            </w:r>
          </w:p>
        </w:tc>
        <w:tc>
          <w:tcPr>
            <w:tcW w:w="2929" w:type="dxa"/>
          </w:tcPr>
          <w:p w14:paraId="2D28E3DF" w14:textId="100CA0EE"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1.1</w:t>
            </w:r>
          </w:p>
        </w:tc>
        <w:tc>
          <w:tcPr>
            <w:tcW w:w="2929" w:type="dxa"/>
          </w:tcPr>
          <w:p w14:paraId="456439E8" w14:textId="799390DA"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1.1</w:t>
            </w:r>
          </w:p>
        </w:tc>
      </w:tr>
      <w:tr w:rsidR="0022793E" w14:paraId="30FBCF27" w14:textId="77777777" w:rsidTr="0022793E">
        <w:trPr>
          <w:trHeight w:val="1139"/>
        </w:trPr>
        <w:tc>
          <w:tcPr>
            <w:tcW w:w="2929" w:type="dxa"/>
          </w:tcPr>
          <w:p w14:paraId="0D5E2086" w14:textId="0CC13887" w:rsidR="0022793E" w:rsidRDefault="0022793E" w:rsidP="00F737A5">
            <w:pPr>
              <w:rPr>
                <w:rFonts w:ascii="Times New Roman" w:eastAsia="標楷體" w:hAnsi="Times New Roman" w:cs="Times New Roman"/>
              </w:rPr>
            </w:pPr>
            <w:r w:rsidRPr="00BF42EE">
              <w:rPr>
                <w:rFonts w:ascii="Times New Roman" w:eastAsia="標楷體" w:hAnsi="Times New Roman" w:cs="Times New Roman" w:hint="eastAsia"/>
              </w:rPr>
              <w:t xml:space="preserve">1.1.1 </w:t>
            </w:r>
            <w:r w:rsidRPr="00BF42EE">
              <w:rPr>
                <w:rFonts w:ascii="Times New Roman" w:eastAsia="標楷體" w:hAnsi="Times New Roman" w:cs="Times New Roman" w:hint="eastAsia"/>
              </w:rPr>
              <w:t>保單列表</w:t>
            </w:r>
          </w:p>
        </w:tc>
        <w:tc>
          <w:tcPr>
            <w:tcW w:w="2929" w:type="dxa"/>
          </w:tcPr>
          <w:p w14:paraId="0DB3BD50" w14:textId="3298191C"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1.1.1</w:t>
            </w:r>
          </w:p>
        </w:tc>
        <w:tc>
          <w:tcPr>
            <w:tcW w:w="2929" w:type="dxa"/>
          </w:tcPr>
          <w:p w14:paraId="6F126D66" w14:textId="1C1FDED1"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1.1.1</w:t>
            </w:r>
          </w:p>
        </w:tc>
      </w:tr>
      <w:tr w:rsidR="0022793E" w14:paraId="5F3E532F" w14:textId="77777777" w:rsidTr="0022793E">
        <w:trPr>
          <w:trHeight w:val="839"/>
        </w:trPr>
        <w:tc>
          <w:tcPr>
            <w:tcW w:w="2929" w:type="dxa"/>
          </w:tcPr>
          <w:p w14:paraId="4746D0A0" w14:textId="6BC6FC39" w:rsidR="0022793E" w:rsidRDefault="0022793E" w:rsidP="00F737A5">
            <w:pPr>
              <w:rPr>
                <w:rFonts w:ascii="Times New Roman" w:eastAsia="標楷體" w:hAnsi="Times New Roman" w:cs="Times New Roman"/>
              </w:rPr>
            </w:pPr>
            <w:r w:rsidRPr="00D47534">
              <w:rPr>
                <w:rFonts w:ascii="Times New Roman" w:eastAsia="標楷體" w:hAnsi="Times New Roman" w:cs="Times New Roman" w:hint="eastAsia"/>
              </w:rPr>
              <w:t xml:space="preserve">1.1.2 </w:t>
            </w:r>
            <w:r w:rsidRPr="00D47534">
              <w:rPr>
                <w:rFonts w:ascii="Times New Roman" w:eastAsia="標楷體" w:hAnsi="Times New Roman" w:cs="Times New Roman" w:hint="eastAsia"/>
              </w:rPr>
              <w:t>編輯保單</w:t>
            </w:r>
          </w:p>
        </w:tc>
        <w:tc>
          <w:tcPr>
            <w:tcW w:w="2929" w:type="dxa"/>
          </w:tcPr>
          <w:p w14:paraId="1282BFFB" w14:textId="4209A782"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1.1.2</w:t>
            </w:r>
          </w:p>
        </w:tc>
        <w:tc>
          <w:tcPr>
            <w:tcW w:w="2929" w:type="dxa"/>
          </w:tcPr>
          <w:p w14:paraId="02BE7294" w14:textId="26BBED13"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1.1.2</w:t>
            </w:r>
          </w:p>
        </w:tc>
      </w:tr>
      <w:tr w:rsidR="0022793E" w14:paraId="2A52D1C1" w14:textId="77777777" w:rsidTr="0022793E">
        <w:trPr>
          <w:trHeight w:val="1110"/>
        </w:trPr>
        <w:tc>
          <w:tcPr>
            <w:tcW w:w="2929" w:type="dxa"/>
          </w:tcPr>
          <w:p w14:paraId="750A0D7C" w14:textId="31A4A8F4" w:rsidR="0022793E" w:rsidRDefault="0022793E" w:rsidP="00F737A5">
            <w:pPr>
              <w:rPr>
                <w:rFonts w:ascii="Times New Roman" w:eastAsia="標楷體" w:hAnsi="Times New Roman" w:cs="Times New Roman"/>
              </w:rPr>
            </w:pPr>
            <w:r w:rsidRPr="00D47534">
              <w:rPr>
                <w:rFonts w:ascii="Times New Roman" w:eastAsia="標楷體" w:hAnsi="Times New Roman" w:cs="Times New Roman" w:hint="eastAsia"/>
              </w:rPr>
              <w:t>1.2</w:t>
            </w:r>
            <w:r w:rsidRPr="00D47534">
              <w:rPr>
                <w:rFonts w:ascii="Times New Roman" w:eastAsia="標楷體" w:hAnsi="Times New Roman" w:cs="Times New Roman" w:hint="eastAsia"/>
              </w:rPr>
              <w:t>股票資料輸入</w:t>
            </w:r>
          </w:p>
        </w:tc>
        <w:tc>
          <w:tcPr>
            <w:tcW w:w="2929" w:type="dxa"/>
          </w:tcPr>
          <w:p w14:paraId="733201E1" w14:textId="410BE97F"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1.2</w:t>
            </w:r>
          </w:p>
        </w:tc>
        <w:tc>
          <w:tcPr>
            <w:tcW w:w="2929" w:type="dxa"/>
          </w:tcPr>
          <w:p w14:paraId="1DB455F8" w14:textId="31B4767A"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1.2</w:t>
            </w:r>
          </w:p>
        </w:tc>
      </w:tr>
      <w:tr w:rsidR="0022793E" w14:paraId="0553385D" w14:textId="77777777" w:rsidTr="0022793E">
        <w:trPr>
          <w:trHeight w:val="1126"/>
        </w:trPr>
        <w:tc>
          <w:tcPr>
            <w:tcW w:w="2929" w:type="dxa"/>
          </w:tcPr>
          <w:p w14:paraId="4645979A" w14:textId="69F621D8" w:rsidR="0022793E" w:rsidRDefault="0022793E" w:rsidP="00F737A5">
            <w:pPr>
              <w:rPr>
                <w:rFonts w:ascii="Times New Roman" w:eastAsia="標楷體" w:hAnsi="Times New Roman" w:cs="Times New Roman"/>
              </w:rPr>
            </w:pPr>
            <w:r w:rsidRPr="00D47534">
              <w:rPr>
                <w:rFonts w:ascii="Times New Roman" w:eastAsia="標楷體" w:hAnsi="Times New Roman" w:cs="Times New Roman" w:hint="eastAsia"/>
              </w:rPr>
              <w:t>1.2.1</w:t>
            </w:r>
            <w:r w:rsidRPr="00D47534">
              <w:rPr>
                <w:rFonts w:ascii="Times New Roman" w:eastAsia="標楷體" w:hAnsi="Times New Roman" w:cs="Times New Roman" w:hint="eastAsia"/>
              </w:rPr>
              <w:t>提交資料</w:t>
            </w:r>
          </w:p>
        </w:tc>
        <w:tc>
          <w:tcPr>
            <w:tcW w:w="2929" w:type="dxa"/>
          </w:tcPr>
          <w:p w14:paraId="4290B28C" w14:textId="2D52CE54"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1.2.1</w:t>
            </w:r>
          </w:p>
        </w:tc>
        <w:tc>
          <w:tcPr>
            <w:tcW w:w="2929" w:type="dxa"/>
          </w:tcPr>
          <w:p w14:paraId="76D5DB83" w14:textId="7FF058EF"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1.2.1</w:t>
            </w:r>
          </w:p>
        </w:tc>
      </w:tr>
      <w:tr w:rsidR="0022793E" w14:paraId="77586C0B" w14:textId="77777777" w:rsidTr="0022793E">
        <w:trPr>
          <w:trHeight w:val="854"/>
        </w:trPr>
        <w:tc>
          <w:tcPr>
            <w:tcW w:w="2929" w:type="dxa"/>
          </w:tcPr>
          <w:p w14:paraId="64A6005B" w14:textId="5A909812" w:rsidR="0022793E" w:rsidRDefault="0022793E" w:rsidP="00F737A5">
            <w:pPr>
              <w:rPr>
                <w:rFonts w:ascii="Times New Roman" w:eastAsia="標楷體" w:hAnsi="Times New Roman" w:cs="Times New Roman"/>
              </w:rPr>
            </w:pPr>
            <w:r w:rsidRPr="00D47534">
              <w:rPr>
                <w:rFonts w:ascii="Times New Roman" w:eastAsia="標楷體" w:hAnsi="Times New Roman" w:cs="Times New Roman" w:hint="eastAsia"/>
              </w:rPr>
              <w:t>1.2.2</w:t>
            </w:r>
            <w:r w:rsidRPr="00D47534">
              <w:rPr>
                <w:rFonts w:ascii="Times New Roman" w:eastAsia="標楷體" w:hAnsi="Times New Roman" w:cs="Times New Roman" w:hint="eastAsia"/>
              </w:rPr>
              <w:t>查看所有資料</w:t>
            </w:r>
          </w:p>
        </w:tc>
        <w:tc>
          <w:tcPr>
            <w:tcW w:w="2929" w:type="dxa"/>
          </w:tcPr>
          <w:p w14:paraId="449A2BEB" w14:textId="6ED96FB0"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1.2.2</w:t>
            </w:r>
          </w:p>
        </w:tc>
        <w:tc>
          <w:tcPr>
            <w:tcW w:w="2929" w:type="dxa"/>
          </w:tcPr>
          <w:p w14:paraId="4F688238" w14:textId="55AC0DCC"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1.2.2</w:t>
            </w:r>
          </w:p>
        </w:tc>
      </w:tr>
      <w:tr w:rsidR="0022793E" w14:paraId="753E8BAB" w14:textId="77777777" w:rsidTr="0022793E">
        <w:trPr>
          <w:trHeight w:val="811"/>
        </w:trPr>
        <w:tc>
          <w:tcPr>
            <w:tcW w:w="2929" w:type="dxa"/>
          </w:tcPr>
          <w:p w14:paraId="1635C9B3" w14:textId="6F600DA4" w:rsidR="0022793E" w:rsidRDefault="0022793E" w:rsidP="00F737A5">
            <w:pPr>
              <w:rPr>
                <w:rFonts w:ascii="Times New Roman" w:eastAsia="標楷體" w:hAnsi="Times New Roman" w:cs="Times New Roman"/>
              </w:rPr>
            </w:pPr>
            <w:r w:rsidRPr="00D47534">
              <w:rPr>
                <w:rFonts w:ascii="Times New Roman" w:eastAsia="標楷體" w:hAnsi="Times New Roman" w:cs="Times New Roman" w:hint="eastAsia"/>
              </w:rPr>
              <w:t>1.2.3</w:t>
            </w:r>
            <w:r w:rsidRPr="00D47534">
              <w:rPr>
                <w:rFonts w:ascii="Times New Roman" w:eastAsia="標楷體" w:hAnsi="Times New Roman" w:cs="Times New Roman" w:hint="eastAsia"/>
              </w:rPr>
              <w:t>查看統計資訊</w:t>
            </w:r>
          </w:p>
        </w:tc>
        <w:tc>
          <w:tcPr>
            <w:tcW w:w="2929" w:type="dxa"/>
          </w:tcPr>
          <w:p w14:paraId="6F587B66" w14:textId="3E4183FF"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1.2.3</w:t>
            </w:r>
          </w:p>
        </w:tc>
        <w:tc>
          <w:tcPr>
            <w:tcW w:w="2929" w:type="dxa"/>
          </w:tcPr>
          <w:p w14:paraId="28879A7E" w14:textId="250FEF35"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1.2.3</w:t>
            </w:r>
          </w:p>
        </w:tc>
      </w:tr>
      <w:tr w:rsidR="0022793E" w14:paraId="36693BC3" w14:textId="77777777" w:rsidTr="0022793E">
        <w:trPr>
          <w:trHeight w:val="850"/>
        </w:trPr>
        <w:tc>
          <w:tcPr>
            <w:tcW w:w="2929" w:type="dxa"/>
          </w:tcPr>
          <w:p w14:paraId="7B810C4A" w14:textId="2EB86241" w:rsidR="0022793E" w:rsidRDefault="0022793E" w:rsidP="00F737A5">
            <w:pPr>
              <w:rPr>
                <w:rFonts w:ascii="Times New Roman" w:eastAsia="標楷體" w:hAnsi="Times New Roman" w:cs="Times New Roman"/>
              </w:rPr>
            </w:pPr>
            <w:r w:rsidRPr="00D47534">
              <w:rPr>
                <w:rFonts w:ascii="Times New Roman" w:eastAsia="標楷體" w:hAnsi="Times New Roman" w:cs="Times New Roman" w:hint="eastAsia"/>
              </w:rPr>
              <w:t>1.3</w:t>
            </w:r>
            <w:r w:rsidRPr="00D47534">
              <w:rPr>
                <w:rFonts w:ascii="Times New Roman" w:eastAsia="標楷體" w:hAnsi="Times New Roman" w:cs="Times New Roman" w:hint="eastAsia"/>
              </w:rPr>
              <w:t>穀寶查詢系統</w:t>
            </w:r>
          </w:p>
        </w:tc>
        <w:tc>
          <w:tcPr>
            <w:tcW w:w="2929" w:type="dxa"/>
          </w:tcPr>
          <w:p w14:paraId="2FA9EE57" w14:textId="0F9FBC1F"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1.3</w:t>
            </w:r>
          </w:p>
        </w:tc>
        <w:tc>
          <w:tcPr>
            <w:tcW w:w="2929" w:type="dxa"/>
          </w:tcPr>
          <w:p w14:paraId="20C165C0" w14:textId="3530E40F"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1.3</w:t>
            </w:r>
          </w:p>
        </w:tc>
      </w:tr>
      <w:tr w:rsidR="0022793E" w14:paraId="18C7AE42" w14:textId="77777777" w:rsidTr="0022793E">
        <w:trPr>
          <w:trHeight w:val="835"/>
        </w:trPr>
        <w:tc>
          <w:tcPr>
            <w:tcW w:w="2929" w:type="dxa"/>
          </w:tcPr>
          <w:p w14:paraId="7E26667A" w14:textId="76EFF4D9" w:rsidR="0022793E" w:rsidRDefault="0022793E" w:rsidP="00F737A5">
            <w:pPr>
              <w:rPr>
                <w:rFonts w:ascii="Times New Roman" w:eastAsia="標楷體" w:hAnsi="Times New Roman" w:cs="Times New Roman"/>
              </w:rPr>
            </w:pPr>
            <w:r w:rsidRPr="00D47534">
              <w:rPr>
                <w:rFonts w:ascii="Times New Roman" w:eastAsia="標楷體" w:hAnsi="Times New Roman" w:cs="Times New Roman" w:hint="eastAsia"/>
              </w:rPr>
              <w:t>1.3.1</w:t>
            </w:r>
            <w:r w:rsidRPr="00D47534">
              <w:rPr>
                <w:rFonts w:ascii="Times New Roman" w:eastAsia="標楷體" w:hAnsi="Times New Roman" w:cs="Times New Roman" w:hint="eastAsia"/>
              </w:rPr>
              <w:t>儲存對話紀錄</w:t>
            </w:r>
          </w:p>
        </w:tc>
        <w:tc>
          <w:tcPr>
            <w:tcW w:w="2929" w:type="dxa"/>
          </w:tcPr>
          <w:p w14:paraId="03939548" w14:textId="458993C0"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1.3.1</w:t>
            </w:r>
          </w:p>
        </w:tc>
        <w:tc>
          <w:tcPr>
            <w:tcW w:w="2929" w:type="dxa"/>
          </w:tcPr>
          <w:p w14:paraId="223650D5" w14:textId="400B10E2"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1.3.1</w:t>
            </w:r>
          </w:p>
        </w:tc>
      </w:tr>
      <w:tr w:rsidR="0022793E" w14:paraId="1ACD3C42" w14:textId="77777777" w:rsidTr="0022793E">
        <w:trPr>
          <w:trHeight w:val="846"/>
        </w:trPr>
        <w:tc>
          <w:tcPr>
            <w:tcW w:w="2929" w:type="dxa"/>
          </w:tcPr>
          <w:p w14:paraId="3F74DA44" w14:textId="62751F05" w:rsidR="0022793E" w:rsidRDefault="0022793E" w:rsidP="002647B8">
            <w:pPr>
              <w:rPr>
                <w:rFonts w:ascii="Times New Roman" w:eastAsia="標楷體" w:hAnsi="Times New Roman" w:cs="Times New Roman"/>
              </w:rPr>
            </w:pPr>
            <w:r w:rsidRPr="00D47534">
              <w:rPr>
                <w:rFonts w:ascii="Times New Roman" w:eastAsia="標楷體" w:hAnsi="Times New Roman" w:cs="Times New Roman" w:hint="eastAsia"/>
              </w:rPr>
              <w:t>1.3.1.1</w:t>
            </w:r>
            <w:r w:rsidRPr="00D47534">
              <w:rPr>
                <w:rFonts w:ascii="Times New Roman" w:eastAsia="標楷體" w:hAnsi="Times New Roman" w:cs="Times New Roman" w:hint="eastAsia"/>
              </w:rPr>
              <w:t>顯示</w:t>
            </w:r>
            <w:r w:rsidRPr="00D47534">
              <w:rPr>
                <w:rFonts w:ascii="Times New Roman" w:eastAsia="標楷體" w:hAnsi="Times New Roman" w:cs="Times New Roman" w:hint="eastAsia"/>
              </w:rPr>
              <w:t>/</w:t>
            </w:r>
            <w:r w:rsidRPr="00D47534">
              <w:rPr>
                <w:rFonts w:ascii="Times New Roman" w:eastAsia="標楷體" w:hAnsi="Times New Roman" w:cs="Times New Roman" w:hint="eastAsia"/>
              </w:rPr>
              <w:t>隱藏歷史對話紀錄</w:t>
            </w:r>
          </w:p>
        </w:tc>
        <w:tc>
          <w:tcPr>
            <w:tcW w:w="2929" w:type="dxa"/>
          </w:tcPr>
          <w:p w14:paraId="11EE0123" w14:textId="511C771D"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1.3.1.1</w:t>
            </w:r>
          </w:p>
        </w:tc>
        <w:tc>
          <w:tcPr>
            <w:tcW w:w="2929" w:type="dxa"/>
          </w:tcPr>
          <w:p w14:paraId="00E636B4" w14:textId="4CF5EF66"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1.3.1.1</w:t>
            </w:r>
          </w:p>
        </w:tc>
      </w:tr>
      <w:tr w:rsidR="0022793E" w14:paraId="54B95D00" w14:textId="77777777" w:rsidTr="0022793E">
        <w:trPr>
          <w:trHeight w:val="846"/>
        </w:trPr>
        <w:tc>
          <w:tcPr>
            <w:tcW w:w="2929" w:type="dxa"/>
          </w:tcPr>
          <w:p w14:paraId="3A17D2E4" w14:textId="2BCBCE2E" w:rsidR="0022793E" w:rsidRPr="00D47534" w:rsidRDefault="0022793E" w:rsidP="002647B8">
            <w:pPr>
              <w:rPr>
                <w:rFonts w:ascii="Times New Roman" w:eastAsia="標楷體" w:hAnsi="Times New Roman" w:cs="Times New Roman"/>
              </w:rPr>
            </w:pPr>
            <w:r w:rsidRPr="00055472">
              <w:rPr>
                <w:rFonts w:ascii="Times New Roman" w:eastAsia="標楷體" w:hAnsi="Times New Roman" w:cs="Times New Roman" w:hint="eastAsia"/>
              </w:rPr>
              <w:t>1.3.2</w:t>
            </w:r>
            <w:r w:rsidRPr="00055472">
              <w:rPr>
                <w:rFonts w:ascii="Times New Roman" w:eastAsia="標楷體" w:hAnsi="Times New Roman" w:cs="Times New Roman" w:hint="eastAsia"/>
              </w:rPr>
              <w:t>下載對話紀錄檔</w:t>
            </w:r>
          </w:p>
        </w:tc>
        <w:tc>
          <w:tcPr>
            <w:tcW w:w="2929" w:type="dxa"/>
          </w:tcPr>
          <w:p w14:paraId="0AEA42E1" w14:textId="52409493" w:rsidR="0022793E" w:rsidRDefault="0022793E" w:rsidP="00F737A5">
            <w:pPr>
              <w:rPr>
                <w:rFonts w:ascii="Times New Roman" w:eastAsia="標楷體" w:hAnsi="Times New Roman" w:cs="Times New Roman" w:hint="eastAsia"/>
              </w:rPr>
            </w:pPr>
            <w:r>
              <w:rPr>
                <w:rFonts w:ascii="Times New Roman" w:eastAsia="標楷體" w:hAnsi="Times New Roman" w:cs="Times New Roman" w:hint="eastAsia"/>
              </w:rPr>
              <w:t>1.3.2</w:t>
            </w:r>
          </w:p>
        </w:tc>
        <w:tc>
          <w:tcPr>
            <w:tcW w:w="2929" w:type="dxa"/>
          </w:tcPr>
          <w:p w14:paraId="3F024261" w14:textId="6E63EF8F" w:rsidR="0022793E" w:rsidRDefault="0022793E" w:rsidP="00F737A5">
            <w:pPr>
              <w:rPr>
                <w:rFonts w:ascii="Times New Roman" w:eastAsia="標楷體" w:hAnsi="Times New Roman" w:cs="Times New Roman"/>
              </w:rPr>
            </w:pPr>
            <w:r>
              <w:rPr>
                <w:rFonts w:ascii="Times New Roman" w:eastAsia="標楷體" w:hAnsi="Times New Roman" w:cs="Times New Roman" w:hint="eastAsia"/>
              </w:rPr>
              <w:t>1.3.2</w:t>
            </w:r>
          </w:p>
        </w:tc>
      </w:tr>
    </w:tbl>
    <w:p w14:paraId="719CC1C5" w14:textId="061F8ABC" w:rsidR="00206A3A" w:rsidRDefault="00206A3A" w:rsidP="00953143">
      <w:pPr>
        <w:rPr>
          <w:rFonts w:ascii="Times New Roman" w:eastAsia="標楷體" w:hAnsi="Times New Roman" w:cs="Times New Roman"/>
        </w:rPr>
      </w:pPr>
    </w:p>
    <w:p w14:paraId="41865F11" w14:textId="77777777" w:rsidR="00781516" w:rsidRDefault="00781516" w:rsidP="00953143">
      <w:pPr>
        <w:rPr>
          <w:rFonts w:ascii="Times New Roman" w:eastAsia="標楷體" w:hAnsi="Times New Roman" w:cs="Times New Roman"/>
        </w:rPr>
      </w:pPr>
    </w:p>
    <w:p w14:paraId="42B775BE" w14:textId="77777777" w:rsidR="00781516" w:rsidRDefault="00781516" w:rsidP="00953143">
      <w:pPr>
        <w:rPr>
          <w:rFonts w:ascii="Times New Roman" w:eastAsia="標楷體" w:hAnsi="Times New Roman" w:cs="Times New Roman"/>
        </w:rPr>
      </w:pPr>
    </w:p>
    <w:p w14:paraId="3A35D20B" w14:textId="77777777" w:rsidR="00781516" w:rsidRDefault="00781516" w:rsidP="00953143">
      <w:pPr>
        <w:rPr>
          <w:rFonts w:ascii="Times New Roman" w:eastAsia="標楷體" w:hAnsi="Times New Roman" w:cs="Times New Roman"/>
        </w:rPr>
      </w:pPr>
    </w:p>
    <w:p w14:paraId="589D96BB" w14:textId="5F356471" w:rsidR="00781516" w:rsidRPr="00781516" w:rsidRDefault="00781516" w:rsidP="00781516">
      <w:pPr>
        <w:widowControl/>
        <w:ind w:firstLine="480"/>
        <w:rPr>
          <w:rFonts w:ascii="Times New Roman" w:eastAsia="標楷體" w:hAnsi="Times New Roman" w:cs="Times New Roman" w:hint="eastAsia"/>
        </w:rPr>
      </w:pPr>
      <w:r>
        <w:rPr>
          <w:rFonts w:ascii="Times New Roman" w:eastAsia="標楷體" w:hAnsi="Times New Roman" w:cs="Times New Roman" w:hint="eastAsia"/>
        </w:rPr>
        <w:t>6</w:t>
      </w:r>
      <w:r w:rsidRPr="00781516">
        <w:rPr>
          <w:rFonts w:ascii="Times New Roman" w:eastAsia="標楷體" w:hAnsi="Times New Roman" w:cs="Times New Roman" w:hint="eastAsia"/>
        </w:rPr>
        <w:t>.</w:t>
      </w:r>
      <w:r>
        <w:rPr>
          <w:rFonts w:ascii="Times New Roman" w:eastAsia="標楷體" w:hAnsi="Times New Roman" w:cs="Times New Roman" w:hint="eastAsia"/>
        </w:rPr>
        <w:t>2</w:t>
      </w:r>
      <w:r w:rsidRPr="00781516">
        <w:rPr>
          <w:rFonts w:ascii="Times New Roman" w:eastAsia="標楷體" w:hAnsi="Times New Roman" w:cs="Times New Roman" w:hint="eastAsia"/>
        </w:rPr>
        <w:t>前端需求追朔</w:t>
      </w:r>
    </w:p>
    <w:p w14:paraId="30AC59A7" w14:textId="2C2D5D70" w:rsidR="00781516" w:rsidRDefault="00781516" w:rsidP="00781516">
      <w:pPr>
        <w:widowControl/>
        <w:jc w:val="center"/>
        <w:rPr>
          <w:rFonts w:ascii="Times New Roman" w:eastAsia="標楷體" w:hAnsi="Times New Roman" w:cs="Times New Roman"/>
        </w:rPr>
      </w:pPr>
      <w:r>
        <w:rPr>
          <w:rFonts w:ascii="Times New Roman" w:eastAsia="標楷體" w:hAnsi="Times New Roman" w:cs="Times New Roman" w:hint="eastAsia"/>
        </w:rPr>
        <w:t>表</w:t>
      </w:r>
      <w:r>
        <w:rPr>
          <w:rFonts w:ascii="Times New Roman" w:eastAsia="標楷體" w:hAnsi="Times New Roman" w:cs="Times New Roman" w:hint="eastAsia"/>
        </w:rPr>
        <w:t>6</w:t>
      </w:r>
      <w:r>
        <w:rPr>
          <w:rFonts w:ascii="Times New Roman" w:eastAsia="標楷體" w:hAnsi="Times New Roman" w:cs="Times New Roman" w:hint="eastAsia"/>
        </w:rPr>
        <w:t>.2</w:t>
      </w:r>
      <w:r>
        <w:rPr>
          <w:rFonts w:ascii="Times New Roman" w:eastAsia="標楷體" w:hAnsi="Times New Roman" w:cs="Times New Roman" w:hint="eastAsia"/>
        </w:rPr>
        <w:t>需求追</w:t>
      </w:r>
      <w:r w:rsidRPr="00840AB9">
        <w:rPr>
          <w:rFonts w:ascii="Times New Roman" w:eastAsia="標楷體" w:hAnsi="Times New Roman" w:cs="Times New Roman" w:hint="eastAsia"/>
        </w:rPr>
        <w:t>朔</w:t>
      </w:r>
    </w:p>
    <w:p w14:paraId="340CEE9F" w14:textId="77777777" w:rsidR="00781516" w:rsidRPr="00781516" w:rsidRDefault="00781516" w:rsidP="00953143">
      <w:pPr>
        <w:rPr>
          <w:rFonts w:ascii="Times New Roman" w:eastAsia="標楷體" w:hAnsi="Times New Roman" w:cs="Times New Roman" w:hint="eastAsia"/>
        </w:rPr>
      </w:pPr>
    </w:p>
    <w:tbl>
      <w:tblPr>
        <w:tblStyle w:val="a6"/>
        <w:tblW w:w="0" w:type="auto"/>
        <w:tblLook w:val="04A0" w:firstRow="1" w:lastRow="0" w:firstColumn="1" w:lastColumn="0" w:noHBand="0" w:noVBand="1"/>
      </w:tblPr>
      <w:tblGrid>
        <w:gridCol w:w="2937"/>
        <w:gridCol w:w="3072"/>
        <w:gridCol w:w="2767"/>
      </w:tblGrid>
      <w:tr w:rsidR="0022793E" w14:paraId="07F11C89" w14:textId="0614AB1F" w:rsidTr="0022793E">
        <w:trPr>
          <w:trHeight w:val="600"/>
        </w:trPr>
        <w:tc>
          <w:tcPr>
            <w:tcW w:w="2937" w:type="dxa"/>
          </w:tcPr>
          <w:p w14:paraId="71B840B7" w14:textId="2A84C612"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軟體功能</w:t>
            </w:r>
          </w:p>
        </w:tc>
        <w:tc>
          <w:tcPr>
            <w:tcW w:w="3072" w:type="dxa"/>
          </w:tcPr>
          <w:p w14:paraId="4497A065" w14:textId="246DE8E1"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SRS</w:t>
            </w:r>
          </w:p>
        </w:tc>
        <w:tc>
          <w:tcPr>
            <w:tcW w:w="2767" w:type="dxa"/>
          </w:tcPr>
          <w:p w14:paraId="61F567B3" w14:textId="089223D0"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SDD</w:t>
            </w:r>
          </w:p>
        </w:tc>
      </w:tr>
      <w:tr w:rsidR="0022793E" w14:paraId="40450A42" w14:textId="60941208" w:rsidTr="0022793E">
        <w:trPr>
          <w:trHeight w:val="577"/>
        </w:trPr>
        <w:tc>
          <w:tcPr>
            <w:tcW w:w="2937" w:type="dxa"/>
          </w:tcPr>
          <w:p w14:paraId="47E05F14" w14:textId="59AB6E2A"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2.1</w:t>
            </w:r>
            <w:r>
              <w:rPr>
                <w:rFonts w:ascii="Times New Roman" w:eastAsia="標楷體" w:hAnsi="Times New Roman" w:cs="Times New Roman" w:hint="eastAsia"/>
              </w:rPr>
              <w:t>資料庫管理</w:t>
            </w:r>
          </w:p>
        </w:tc>
        <w:tc>
          <w:tcPr>
            <w:tcW w:w="3072" w:type="dxa"/>
          </w:tcPr>
          <w:p w14:paraId="05AC5BA9" w14:textId="1EEDB22A"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2.1</w:t>
            </w:r>
          </w:p>
        </w:tc>
        <w:tc>
          <w:tcPr>
            <w:tcW w:w="2767" w:type="dxa"/>
          </w:tcPr>
          <w:p w14:paraId="2B84AD00" w14:textId="18639CBE"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2.1</w:t>
            </w:r>
          </w:p>
        </w:tc>
      </w:tr>
      <w:tr w:rsidR="0022793E" w14:paraId="0C355188" w14:textId="50341639" w:rsidTr="0022793E">
        <w:trPr>
          <w:trHeight w:val="600"/>
        </w:trPr>
        <w:tc>
          <w:tcPr>
            <w:tcW w:w="2937" w:type="dxa"/>
          </w:tcPr>
          <w:p w14:paraId="33A751BB" w14:textId="1639BD38"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2.2</w:t>
            </w:r>
            <w:r>
              <w:rPr>
                <w:rFonts w:ascii="Times New Roman" w:eastAsia="標楷體" w:hAnsi="Times New Roman" w:cs="Times New Roman" w:hint="eastAsia"/>
              </w:rPr>
              <w:t>存放資料</w:t>
            </w:r>
          </w:p>
        </w:tc>
        <w:tc>
          <w:tcPr>
            <w:tcW w:w="3072" w:type="dxa"/>
          </w:tcPr>
          <w:p w14:paraId="34F73EE9" w14:textId="25526707"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2.2</w:t>
            </w:r>
          </w:p>
        </w:tc>
        <w:tc>
          <w:tcPr>
            <w:tcW w:w="2767" w:type="dxa"/>
          </w:tcPr>
          <w:p w14:paraId="7945670A" w14:textId="2B7A2660"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2.2</w:t>
            </w:r>
          </w:p>
        </w:tc>
      </w:tr>
      <w:tr w:rsidR="0022793E" w14:paraId="1FA20329" w14:textId="2E6244CA" w:rsidTr="0022793E">
        <w:trPr>
          <w:trHeight w:val="600"/>
        </w:trPr>
        <w:tc>
          <w:tcPr>
            <w:tcW w:w="2937" w:type="dxa"/>
          </w:tcPr>
          <w:p w14:paraId="74857C8F" w14:textId="184F8D09"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2.3</w:t>
            </w:r>
            <w:r>
              <w:rPr>
                <w:rFonts w:ascii="Times New Roman" w:eastAsia="標楷體" w:hAnsi="Times New Roman" w:cs="Times New Roman" w:hint="eastAsia"/>
              </w:rPr>
              <w:t>資料計算、分析</w:t>
            </w:r>
          </w:p>
        </w:tc>
        <w:tc>
          <w:tcPr>
            <w:tcW w:w="3072" w:type="dxa"/>
          </w:tcPr>
          <w:p w14:paraId="400875F5" w14:textId="6B673426"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2.3</w:t>
            </w:r>
          </w:p>
        </w:tc>
        <w:tc>
          <w:tcPr>
            <w:tcW w:w="2767" w:type="dxa"/>
          </w:tcPr>
          <w:p w14:paraId="0AF5B973" w14:textId="686E656B"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2.3</w:t>
            </w:r>
          </w:p>
        </w:tc>
      </w:tr>
      <w:tr w:rsidR="0022793E" w14:paraId="60E2ED13" w14:textId="6E80484C" w:rsidTr="0022793E">
        <w:trPr>
          <w:trHeight w:val="577"/>
        </w:trPr>
        <w:tc>
          <w:tcPr>
            <w:tcW w:w="2937" w:type="dxa"/>
          </w:tcPr>
          <w:p w14:paraId="255FF67E" w14:textId="629D0F37"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2.4</w:t>
            </w:r>
            <w:r>
              <w:rPr>
                <w:rFonts w:ascii="Times New Roman" w:eastAsia="標楷體" w:hAnsi="Times New Roman" w:cs="Times New Roman" w:hint="eastAsia"/>
              </w:rPr>
              <w:t>匯入、匯出檔案</w:t>
            </w:r>
          </w:p>
        </w:tc>
        <w:tc>
          <w:tcPr>
            <w:tcW w:w="3072" w:type="dxa"/>
          </w:tcPr>
          <w:p w14:paraId="6D7FF4E5" w14:textId="65DF4C6E"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2.4</w:t>
            </w:r>
          </w:p>
        </w:tc>
        <w:tc>
          <w:tcPr>
            <w:tcW w:w="2767" w:type="dxa"/>
          </w:tcPr>
          <w:p w14:paraId="4A627508" w14:textId="057B6289" w:rsidR="0022793E" w:rsidRDefault="0022793E" w:rsidP="00953143">
            <w:pPr>
              <w:rPr>
                <w:rFonts w:ascii="Times New Roman" w:eastAsia="標楷體" w:hAnsi="Times New Roman" w:cs="Times New Roman" w:hint="eastAsia"/>
              </w:rPr>
            </w:pPr>
            <w:r>
              <w:rPr>
                <w:rFonts w:ascii="Times New Roman" w:eastAsia="標楷體" w:hAnsi="Times New Roman" w:cs="Times New Roman" w:hint="eastAsia"/>
              </w:rPr>
              <w:t>2.4</w:t>
            </w:r>
          </w:p>
        </w:tc>
      </w:tr>
    </w:tbl>
    <w:p w14:paraId="30D18DA6" w14:textId="77777777" w:rsidR="00781516" w:rsidRPr="00953143" w:rsidRDefault="00781516" w:rsidP="00953143">
      <w:pPr>
        <w:rPr>
          <w:rFonts w:ascii="Times New Roman" w:eastAsia="標楷體" w:hAnsi="Times New Roman" w:cs="Times New Roman" w:hint="eastAsia"/>
        </w:rPr>
      </w:pPr>
    </w:p>
    <w:sectPr w:rsidR="00781516" w:rsidRPr="00953143" w:rsidSect="001272DA">
      <w:headerReference w:type="default" r:id="rId89"/>
      <w:footerReference w:type="default" r:id="rId90"/>
      <w:pgSz w:w="11906" w:h="16838"/>
      <w:pgMar w:top="1418" w:right="1418" w:bottom="1418"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E6ABB" w14:textId="77777777" w:rsidR="00A20188" w:rsidRDefault="00A20188" w:rsidP="00B57A20">
      <w:r>
        <w:separator/>
      </w:r>
    </w:p>
    <w:p w14:paraId="4961740E" w14:textId="77777777" w:rsidR="00A20188" w:rsidRDefault="00A20188"/>
  </w:endnote>
  <w:endnote w:type="continuationSeparator" w:id="0">
    <w:p w14:paraId="44506CA8" w14:textId="77777777" w:rsidR="00A20188" w:rsidRDefault="00A20188" w:rsidP="00B57A20">
      <w:r>
        <w:continuationSeparator/>
      </w:r>
    </w:p>
    <w:p w14:paraId="5C6545F1" w14:textId="77777777" w:rsidR="00A20188" w:rsidRDefault="00A20188"/>
  </w:endnote>
  <w:endnote w:type="continuationNotice" w:id="1">
    <w:p w14:paraId="0C5CA67C" w14:textId="77777777" w:rsidR="00A20188" w:rsidRDefault="00A20188"/>
    <w:p w14:paraId="596B9A45" w14:textId="77777777" w:rsidR="00A20188" w:rsidRDefault="00A201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ExtB">
    <w:panose1 w:val="02020500000000000000"/>
    <w:charset w:val="88"/>
    <w:family w:val="roman"/>
    <w:pitch w:val="variable"/>
    <w:sig w:usb0="8000002F" w:usb1="0A080008" w:usb2="00000010"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標楷體" w:eastAsia="標楷體" w:hAnsi="標楷體"/>
      </w:rPr>
      <w:id w:val="329949228"/>
      <w:docPartObj>
        <w:docPartGallery w:val="Page Numbers (Bottom of Page)"/>
        <w:docPartUnique/>
      </w:docPartObj>
    </w:sdtPr>
    <w:sdtEndPr/>
    <w:sdtContent>
      <w:p w14:paraId="015A1A46" w14:textId="38E4CE49" w:rsidR="00211BDD" w:rsidRPr="00C6221E" w:rsidRDefault="00211BDD" w:rsidP="00C6221E">
        <w:pPr>
          <w:pStyle w:val="a9"/>
          <w:jc w:val="center"/>
          <w:rPr>
            <w:rFonts w:ascii="標楷體" w:eastAsia="標楷體" w:hAnsi="標楷體"/>
          </w:rPr>
        </w:pPr>
        <w:r w:rsidRPr="00C6221E">
          <w:rPr>
            <w:rFonts w:ascii="標楷體" w:eastAsia="標楷體" w:hAnsi="標楷體"/>
          </w:rPr>
          <w:fldChar w:fldCharType="begin"/>
        </w:r>
        <w:r w:rsidRPr="00C6221E">
          <w:rPr>
            <w:rFonts w:ascii="標楷體" w:eastAsia="標楷體" w:hAnsi="標楷體"/>
          </w:rPr>
          <w:instrText>PAGE   \* MERGEFORMAT</w:instrText>
        </w:r>
        <w:r w:rsidRPr="00C6221E">
          <w:rPr>
            <w:rFonts w:ascii="標楷體" w:eastAsia="標楷體" w:hAnsi="標楷體"/>
          </w:rPr>
          <w:fldChar w:fldCharType="separate"/>
        </w:r>
        <w:r w:rsidRPr="00C6221E">
          <w:rPr>
            <w:rFonts w:ascii="標楷體" w:eastAsia="標楷體" w:hAnsi="標楷體"/>
            <w:lang w:val="zh-TW"/>
          </w:rPr>
          <w:t>2</w:t>
        </w:r>
        <w:r w:rsidRPr="00C6221E">
          <w:rPr>
            <w:rFonts w:ascii="標楷體" w:eastAsia="標楷體" w:hAnsi="標楷體"/>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A4471" w14:textId="77777777" w:rsidR="00A20188" w:rsidRDefault="00A20188" w:rsidP="00B57A20">
      <w:r>
        <w:separator/>
      </w:r>
    </w:p>
    <w:p w14:paraId="08608164" w14:textId="77777777" w:rsidR="00A20188" w:rsidRDefault="00A20188"/>
  </w:footnote>
  <w:footnote w:type="continuationSeparator" w:id="0">
    <w:p w14:paraId="221F8D8B" w14:textId="77777777" w:rsidR="00A20188" w:rsidRDefault="00A20188" w:rsidP="00B57A20">
      <w:r>
        <w:continuationSeparator/>
      </w:r>
    </w:p>
    <w:p w14:paraId="2F85E1A4" w14:textId="77777777" w:rsidR="00A20188" w:rsidRDefault="00A20188"/>
  </w:footnote>
  <w:footnote w:type="continuationNotice" w:id="1">
    <w:p w14:paraId="0C043DB6" w14:textId="77777777" w:rsidR="00A20188" w:rsidRDefault="00A20188"/>
    <w:p w14:paraId="19C020DF" w14:textId="77777777" w:rsidR="00A20188" w:rsidRDefault="00A201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57E91" w14:textId="68764DC2" w:rsidR="002E2B5E" w:rsidRPr="003640A7" w:rsidRDefault="002E2B5E" w:rsidP="000D198F">
    <w:pPr>
      <w:pStyle w:val="a7"/>
      <w:jc w:val="right"/>
      <w:rPr>
        <w:rFonts w:ascii="標楷體" w:eastAsia="標楷體" w:hAnsi="標楷體"/>
      </w:rPr>
    </w:pPr>
    <w:r w:rsidRPr="003640A7">
      <w:rPr>
        <w:rFonts w:ascii="標楷體" w:eastAsia="標楷體" w:hAnsi="標楷體"/>
      </w:rPr>
      <w:t>SDD-IM-202</w:t>
    </w:r>
    <w:r w:rsidR="00244C4C">
      <w:rPr>
        <w:rFonts w:ascii="標楷體" w:eastAsia="標楷體" w:hAnsi="標楷體" w:hint="eastAsia"/>
      </w:rPr>
      <w:t>4-</w:t>
    </w:r>
    <w:r w:rsidR="000C3726">
      <w:rPr>
        <w:rFonts w:ascii="標楷體" w:eastAsia="標楷體" w:hAnsi="標楷體" w:hint="eastAsia"/>
      </w:rPr>
      <w:t>012-1-1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C64B5"/>
    <w:multiLevelType w:val="hybridMultilevel"/>
    <w:tmpl w:val="5902158C"/>
    <w:lvl w:ilvl="0" w:tplc="6FD0E7F6">
      <w:start w:val="1"/>
      <w:numFmt w:val="decimal"/>
      <w:suff w:val="space"/>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0C6422"/>
    <w:multiLevelType w:val="hybridMultilevel"/>
    <w:tmpl w:val="8F147834"/>
    <w:lvl w:ilvl="0" w:tplc="FFFFFFFF">
      <w:start w:val="10"/>
      <w:numFmt w:val="decimal"/>
      <w:suff w:val="space"/>
      <w:lvlText w:val="3.1.%1"/>
      <w:lvlJc w:val="left"/>
      <w:pPr>
        <w:ind w:left="144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BBD0330"/>
    <w:multiLevelType w:val="hybridMultilevel"/>
    <w:tmpl w:val="F5241E62"/>
    <w:lvl w:ilvl="0" w:tplc="2C74B5BA">
      <w:start w:val="6"/>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24031C"/>
    <w:multiLevelType w:val="hybridMultilevel"/>
    <w:tmpl w:val="98047702"/>
    <w:lvl w:ilvl="0" w:tplc="BDD4FDDC">
      <w:start w:val="6"/>
      <w:numFmt w:val="decimal"/>
      <w:suff w:val="space"/>
      <w:lvlText w:val="2.%1"/>
      <w:lvlJc w:val="left"/>
      <w:pPr>
        <w:ind w:left="480" w:hanging="480"/>
      </w:pPr>
      <w:rPr>
        <w:rFonts w:hint="eastAsia"/>
      </w:rPr>
    </w:lvl>
    <w:lvl w:ilvl="1" w:tplc="04090019" w:tentative="1">
      <w:start w:val="1"/>
      <w:numFmt w:val="ideographTraditional"/>
      <w:lvlText w:val="%2、"/>
      <w:lvlJc w:val="left"/>
      <w:pPr>
        <w:ind w:left="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4" w15:restartNumberingAfterBreak="0">
    <w:nsid w:val="0D8152B6"/>
    <w:multiLevelType w:val="hybridMultilevel"/>
    <w:tmpl w:val="8F147834"/>
    <w:lvl w:ilvl="0" w:tplc="FFFFFFFF">
      <w:start w:val="10"/>
      <w:numFmt w:val="decimal"/>
      <w:suff w:val="space"/>
      <w:lvlText w:val="3.1.%1"/>
      <w:lvlJc w:val="left"/>
      <w:pPr>
        <w:ind w:left="144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0F084BBE"/>
    <w:multiLevelType w:val="hybridMultilevel"/>
    <w:tmpl w:val="8F147834"/>
    <w:lvl w:ilvl="0" w:tplc="FFFFFFFF">
      <w:start w:val="10"/>
      <w:numFmt w:val="decimal"/>
      <w:suff w:val="space"/>
      <w:lvlText w:val="3.1.%1"/>
      <w:lvlJc w:val="left"/>
      <w:pPr>
        <w:ind w:left="144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13333A22"/>
    <w:multiLevelType w:val="hybridMultilevel"/>
    <w:tmpl w:val="C7AE13BA"/>
    <w:lvl w:ilvl="0" w:tplc="B3FA1836">
      <w:start w:val="7"/>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E7787D"/>
    <w:multiLevelType w:val="hybridMultilevel"/>
    <w:tmpl w:val="A7E0BB56"/>
    <w:lvl w:ilvl="0" w:tplc="FFFFFFFF">
      <w:start w:val="12"/>
      <w:numFmt w:val="decimal"/>
      <w:suff w:val="space"/>
      <w:lvlText w:val="3.1.%1"/>
      <w:lvlJc w:val="left"/>
      <w:pPr>
        <w:ind w:left="144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18826294"/>
    <w:multiLevelType w:val="hybridMultilevel"/>
    <w:tmpl w:val="D6FAAFFC"/>
    <w:lvl w:ilvl="0" w:tplc="6B3C62FE">
      <w:start w:val="3"/>
      <w:numFmt w:val="decimal"/>
      <w:suff w:val="space"/>
      <w:lvlText w:val="3.1.%1"/>
      <w:lvlJc w:val="left"/>
      <w:pPr>
        <w:ind w:left="960" w:hanging="48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9" w15:restartNumberingAfterBreak="0">
    <w:nsid w:val="19755C55"/>
    <w:multiLevelType w:val="multilevel"/>
    <w:tmpl w:val="B8A41C06"/>
    <w:lvl w:ilvl="0">
      <w:start w:val="1"/>
      <w:numFmt w:val="decimal"/>
      <w:suff w:val="space"/>
      <w:lvlText w:val="%1."/>
      <w:lvlJc w:val="left"/>
      <w:pPr>
        <w:ind w:left="1440" w:hanging="480"/>
      </w:pPr>
      <w:rPr>
        <w:rFonts w:hint="default"/>
      </w:rPr>
    </w:lvl>
    <w:lvl w:ilvl="1">
      <w:start w:val="1"/>
      <w:numFmt w:val="decimal"/>
      <w:isLgl/>
      <w:lvlText w:val="%1.%2"/>
      <w:lvlJc w:val="left"/>
      <w:pPr>
        <w:ind w:left="1560" w:hanging="60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400" w:hanging="1440"/>
      </w:pPr>
      <w:rPr>
        <w:rFonts w:hint="default"/>
      </w:rPr>
    </w:lvl>
    <w:lvl w:ilvl="7">
      <w:start w:val="1"/>
      <w:numFmt w:val="decimal"/>
      <w:isLgl/>
      <w:lvlText w:val="%1.%2.%3.%4.%5.%6.%7.%8"/>
      <w:lvlJc w:val="left"/>
      <w:pPr>
        <w:ind w:left="2400" w:hanging="1440"/>
      </w:pPr>
      <w:rPr>
        <w:rFonts w:hint="default"/>
      </w:rPr>
    </w:lvl>
    <w:lvl w:ilvl="8">
      <w:start w:val="1"/>
      <w:numFmt w:val="decimal"/>
      <w:isLgl/>
      <w:lvlText w:val="%1.%2.%3.%4.%5.%6.%7.%8.%9"/>
      <w:lvlJc w:val="left"/>
      <w:pPr>
        <w:ind w:left="2760" w:hanging="1800"/>
      </w:pPr>
      <w:rPr>
        <w:rFonts w:hint="default"/>
      </w:rPr>
    </w:lvl>
  </w:abstractNum>
  <w:abstractNum w:abstractNumId="10" w15:restartNumberingAfterBreak="0">
    <w:nsid w:val="1984256E"/>
    <w:multiLevelType w:val="hybridMultilevel"/>
    <w:tmpl w:val="895E5512"/>
    <w:lvl w:ilvl="0" w:tplc="DACE97D0">
      <w:start w:val="2"/>
      <w:numFmt w:val="decimal"/>
      <w:suff w:val="space"/>
      <w:lvlText w:val="2.5.%1"/>
      <w:lvlJc w:val="left"/>
      <w:pPr>
        <w:ind w:left="960" w:hanging="48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1" w15:restartNumberingAfterBreak="0">
    <w:nsid w:val="23384BBB"/>
    <w:multiLevelType w:val="hybridMultilevel"/>
    <w:tmpl w:val="C02A8D52"/>
    <w:lvl w:ilvl="0" w:tplc="44A615FC">
      <w:start w:val="5"/>
      <w:numFmt w:val="decimal"/>
      <w:suff w:val="space"/>
      <w:lvlText w:val="2.%1"/>
      <w:lvlJc w:val="left"/>
      <w:pPr>
        <w:ind w:left="480" w:hanging="480"/>
      </w:pPr>
      <w:rPr>
        <w:rFonts w:hint="eastAsia"/>
      </w:rPr>
    </w:lvl>
    <w:lvl w:ilvl="1" w:tplc="04090019" w:tentative="1">
      <w:start w:val="1"/>
      <w:numFmt w:val="ideographTraditional"/>
      <w:lvlText w:val="%2、"/>
      <w:lvlJc w:val="left"/>
      <w:pPr>
        <w:ind w:left="534" w:hanging="480"/>
      </w:pPr>
    </w:lvl>
    <w:lvl w:ilvl="2" w:tplc="0409001B" w:tentative="1">
      <w:start w:val="1"/>
      <w:numFmt w:val="lowerRoman"/>
      <w:lvlText w:val="%3."/>
      <w:lvlJc w:val="right"/>
      <w:pPr>
        <w:ind w:left="1014" w:hanging="480"/>
      </w:pPr>
    </w:lvl>
    <w:lvl w:ilvl="3" w:tplc="0409000F" w:tentative="1">
      <w:start w:val="1"/>
      <w:numFmt w:val="decimal"/>
      <w:lvlText w:val="%4."/>
      <w:lvlJc w:val="left"/>
      <w:pPr>
        <w:ind w:left="1494" w:hanging="480"/>
      </w:pPr>
    </w:lvl>
    <w:lvl w:ilvl="4" w:tplc="04090019" w:tentative="1">
      <w:start w:val="1"/>
      <w:numFmt w:val="ideographTraditional"/>
      <w:lvlText w:val="%5、"/>
      <w:lvlJc w:val="left"/>
      <w:pPr>
        <w:ind w:left="1974" w:hanging="480"/>
      </w:pPr>
    </w:lvl>
    <w:lvl w:ilvl="5" w:tplc="0409001B" w:tentative="1">
      <w:start w:val="1"/>
      <w:numFmt w:val="lowerRoman"/>
      <w:lvlText w:val="%6."/>
      <w:lvlJc w:val="right"/>
      <w:pPr>
        <w:ind w:left="2454" w:hanging="480"/>
      </w:pPr>
    </w:lvl>
    <w:lvl w:ilvl="6" w:tplc="0409000F" w:tentative="1">
      <w:start w:val="1"/>
      <w:numFmt w:val="decimal"/>
      <w:lvlText w:val="%7."/>
      <w:lvlJc w:val="left"/>
      <w:pPr>
        <w:ind w:left="2934" w:hanging="480"/>
      </w:pPr>
    </w:lvl>
    <w:lvl w:ilvl="7" w:tplc="04090019" w:tentative="1">
      <w:start w:val="1"/>
      <w:numFmt w:val="ideographTraditional"/>
      <w:lvlText w:val="%8、"/>
      <w:lvlJc w:val="left"/>
      <w:pPr>
        <w:ind w:left="3414" w:hanging="480"/>
      </w:pPr>
    </w:lvl>
    <w:lvl w:ilvl="8" w:tplc="0409001B" w:tentative="1">
      <w:start w:val="1"/>
      <w:numFmt w:val="lowerRoman"/>
      <w:lvlText w:val="%9."/>
      <w:lvlJc w:val="right"/>
      <w:pPr>
        <w:ind w:left="3894" w:hanging="480"/>
      </w:pPr>
    </w:lvl>
  </w:abstractNum>
  <w:abstractNum w:abstractNumId="12" w15:restartNumberingAfterBreak="0">
    <w:nsid w:val="2418658B"/>
    <w:multiLevelType w:val="hybridMultilevel"/>
    <w:tmpl w:val="BA58620E"/>
    <w:lvl w:ilvl="0" w:tplc="25660F78">
      <w:start w:val="3"/>
      <w:numFmt w:val="decimal"/>
      <w:suff w:val="space"/>
      <w:lvlText w:val="2.5.%1"/>
      <w:lvlJc w:val="left"/>
      <w:pPr>
        <w:ind w:left="960" w:hanging="480"/>
      </w:pPr>
      <w:rPr>
        <w:rFonts w:hint="eastAsia"/>
      </w:rPr>
    </w:lvl>
    <w:lvl w:ilvl="1" w:tplc="04090019" w:tentative="1">
      <w:start w:val="1"/>
      <w:numFmt w:val="ideographTraditional"/>
      <w:lvlText w:val="%2、"/>
      <w:lvlJc w:val="left"/>
      <w:pPr>
        <w:ind w:left="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13" w15:restartNumberingAfterBreak="0">
    <w:nsid w:val="2A3D2808"/>
    <w:multiLevelType w:val="hybridMultilevel"/>
    <w:tmpl w:val="A7E0BB56"/>
    <w:lvl w:ilvl="0" w:tplc="FFFFFFFF">
      <w:start w:val="12"/>
      <w:numFmt w:val="decimal"/>
      <w:suff w:val="space"/>
      <w:lvlText w:val="3.1.%1"/>
      <w:lvlJc w:val="left"/>
      <w:pPr>
        <w:ind w:left="144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2BA47BFC"/>
    <w:multiLevelType w:val="hybridMultilevel"/>
    <w:tmpl w:val="8A009064"/>
    <w:lvl w:ilvl="0" w:tplc="952A0E66">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E180D72"/>
    <w:multiLevelType w:val="hybridMultilevel"/>
    <w:tmpl w:val="11427C6E"/>
    <w:lvl w:ilvl="0" w:tplc="D026E9FE">
      <w:start w:val="11"/>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E4D7E4B"/>
    <w:multiLevelType w:val="hybridMultilevel"/>
    <w:tmpl w:val="91804904"/>
    <w:lvl w:ilvl="0" w:tplc="1C8C7D60">
      <w:start w:val="1"/>
      <w:numFmt w:val="decimal"/>
      <w:lvlText w:val="2.4.%1"/>
      <w:lvlJc w:val="left"/>
      <w:pPr>
        <w:ind w:left="906" w:hanging="480"/>
      </w:pPr>
      <w:rPr>
        <w:rFonts w:hint="eastAsia"/>
      </w:rPr>
    </w:lvl>
    <w:lvl w:ilvl="1" w:tplc="6C600E40">
      <w:start w:val="1"/>
      <w:numFmt w:val="decimal"/>
      <w:suff w:val="space"/>
      <w:lvlText w:val="2.4.%2"/>
      <w:lvlJc w:val="left"/>
      <w:pPr>
        <w:ind w:left="426" w:hanging="480"/>
      </w:pPr>
      <w:rPr>
        <w:rFonts w:hint="eastAsia"/>
      </w:rPr>
    </w:lvl>
    <w:lvl w:ilvl="2" w:tplc="1C8C7D60">
      <w:start w:val="1"/>
      <w:numFmt w:val="decimal"/>
      <w:lvlText w:val="2.4.%3"/>
      <w:lvlJc w:val="left"/>
      <w:pPr>
        <w:ind w:left="1386" w:hanging="480"/>
      </w:pPr>
      <w:rPr>
        <w:rFonts w:hint="eastAsia"/>
      </w:rPr>
    </w:lvl>
    <w:lvl w:ilvl="3" w:tplc="1C8C7D60">
      <w:start w:val="1"/>
      <w:numFmt w:val="decimal"/>
      <w:lvlText w:val="2.4.%4"/>
      <w:lvlJc w:val="left"/>
      <w:pPr>
        <w:ind w:left="1866" w:hanging="480"/>
      </w:pPr>
      <w:rPr>
        <w:rFonts w:hint="eastAsia"/>
      </w:rPr>
    </w:lvl>
    <w:lvl w:ilvl="4" w:tplc="04090019" w:tentative="1">
      <w:start w:val="1"/>
      <w:numFmt w:val="ideographTraditional"/>
      <w:lvlText w:val="%5、"/>
      <w:lvlJc w:val="left"/>
      <w:pPr>
        <w:ind w:left="2346" w:hanging="480"/>
      </w:pPr>
    </w:lvl>
    <w:lvl w:ilvl="5" w:tplc="0409001B" w:tentative="1">
      <w:start w:val="1"/>
      <w:numFmt w:val="lowerRoman"/>
      <w:lvlText w:val="%6."/>
      <w:lvlJc w:val="right"/>
      <w:pPr>
        <w:ind w:left="2826" w:hanging="480"/>
      </w:pPr>
    </w:lvl>
    <w:lvl w:ilvl="6" w:tplc="0409000F" w:tentative="1">
      <w:start w:val="1"/>
      <w:numFmt w:val="decimal"/>
      <w:lvlText w:val="%7."/>
      <w:lvlJc w:val="left"/>
      <w:pPr>
        <w:ind w:left="3306" w:hanging="480"/>
      </w:pPr>
    </w:lvl>
    <w:lvl w:ilvl="7" w:tplc="04090019" w:tentative="1">
      <w:start w:val="1"/>
      <w:numFmt w:val="ideographTraditional"/>
      <w:lvlText w:val="%8、"/>
      <w:lvlJc w:val="left"/>
      <w:pPr>
        <w:ind w:left="3786" w:hanging="480"/>
      </w:pPr>
    </w:lvl>
    <w:lvl w:ilvl="8" w:tplc="0409001B" w:tentative="1">
      <w:start w:val="1"/>
      <w:numFmt w:val="lowerRoman"/>
      <w:lvlText w:val="%9."/>
      <w:lvlJc w:val="right"/>
      <w:pPr>
        <w:ind w:left="4266" w:hanging="480"/>
      </w:pPr>
    </w:lvl>
  </w:abstractNum>
  <w:abstractNum w:abstractNumId="17" w15:restartNumberingAfterBreak="0">
    <w:nsid w:val="325E7D03"/>
    <w:multiLevelType w:val="hybridMultilevel"/>
    <w:tmpl w:val="ABEADAFA"/>
    <w:lvl w:ilvl="0" w:tplc="260634A8">
      <w:start w:val="1"/>
      <w:numFmt w:val="decimal"/>
      <w:lvlText w:val="2.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79D3AB1"/>
    <w:multiLevelType w:val="hybridMultilevel"/>
    <w:tmpl w:val="8F147834"/>
    <w:lvl w:ilvl="0" w:tplc="FFFFFFFF">
      <w:start w:val="10"/>
      <w:numFmt w:val="decimal"/>
      <w:suff w:val="space"/>
      <w:lvlText w:val="3.1.%1"/>
      <w:lvlJc w:val="left"/>
      <w:pPr>
        <w:ind w:left="144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3C0435F9"/>
    <w:multiLevelType w:val="hybridMultilevel"/>
    <w:tmpl w:val="CC2891A0"/>
    <w:lvl w:ilvl="0" w:tplc="6ABC0FE8">
      <w:start w:val="1"/>
      <w:numFmt w:val="bullet"/>
      <w:lvlText w:val="•"/>
      <w:lvlJc w:val="left"/>
      <w:pPr>
        <w:ind w:left="1440" w:hanging="480"/>
      </w:pPr>
      <w:rPr>
        <w:rFonts w:ascii="Arial" w:hAnsi="Arial"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41BE52B6"/>
    <w:multiLevelType w:val="hybridMultilevel"/>
    <w:tmpl w:val="8F147834"/>
    <w:lvl w:ilvl="0" w:tplc="AE9034EA">
      <w:start w:val="10"/>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5E06048"/>
    <w:multiLevelType w:val="hybridMultilevel"/>
    <w:tmpl w:val="F9EC593E"/>
    <w:lvl w:ilvl="0" w:tplc="4C62DEF8">
      <w:start w:val="9"/>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6F72327"/>
    <w:multiLevelType w:val="hybridMultilevel"/>
    <w:tmpl w:val="CB0413FC"/>
    <w:lvl w:ilvl="0" w:tplc="E3024620">
      <w:start w:val="1"/>
      <w:numFmt w:val="decimal"/>
      <w:suff w:val="space"/>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4757116A"/>
    <w:multiLevelType w:val="hybridMultilevel"/>
    <w:tmpl w:val="3B440116"/>
    <w:lvl w:ilvl="0" w:tplc="DFCC2E2A">
      <w:start w:val="1"/>
      <w:numFmt w:val="bullet"/>
      <w:lvlText w:val="•"/>
      <w:lvlJc w:val="left"/>
      <w:pPr>
        <w:ind w:left="1440" w:hanging="480"/>
      </w:pPr>
      <w:rPr>
        <w:rFonts w:ascii="Arial" w:hAnsi="Arial" w:hint="default"/>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24" w15:restartNumberingAfterBreak="0">
    <w:nsid w:val="48274C03"/>
    <w:multiLevelType w:val="hybridMultilevel"/>
    <w:tmpl w:val="A7E0BB56"/>
    <w:lvl w:ilvl="0" w:tplc="3C528710">
      <w:start w:val="12"/>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93E0E9C"/>
    <w:multiLevelType w:val="hybridMultilevel"/>
    <w:tmpl w:val="3CA02B60"/>
    <w:lvl w:ilvl="0" w:tplc="050E47F4">
      <w:start w:val="2"/>
      <w:numFmt w:val="decimal"/>
      <w:suff w:val="space"/>
      <w:lvlText w:val="3.1.%1"/>
      <w:lvlJc w:val="left"/>
      <w:pPr>
        <w:ind w:left="960" w:hanging="48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6" w15:restartNumberingAfterBreak="0">
    <w:nsid w:val="4C7A39BC"/>
    <w:multiLevelType w:val="hybridMultilevel"/>
    <w:tmpl w:val="38625E60"/>
    <w:lvl w:ilvl="0" w:tplc="DDDA897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F430F41"/>
    <w:multiLevelType w:val="hybridMultilevel"/>
    <w:tmpl w:val="A1EA1BFC"/>
    <w:lvl w:ilvl="0" w:tplc="6DDE7930">
      <w:start w:val="1"/>
      <w:numFmt w:val="decimal"/>
      <w:lvlText w:val="2.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55D4729D"/>
    <w:multiLevelType w:val="hybridMultilevel"/>
    <w:tmpl w:val="6666F310"/>
    <w:lvl w:ilvl="0" w:tplc="FFFFFFFF">
      <w:start w:val="1"/>
      <w:numFmt w:val="bullet"/>
      <w:lvlText w:val="•"/>
      <w:lvlJc w:val="left"/>
      <w:pPr>
        <w:ind w:left="1440" w:hanging="480"/>
      </w:pPr>
      <w:rPr>
        <w:rFonts w:ascii="Arial" w:hAnsi="Arial"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5AA700D4"/>
    <w:multiLevelType w:val="hybridMultilevel"/>
    <w:tmpl w:val="0BE0D8E4"/>
    <w:lvl w:ilvl="0" w:tplc="47667504">
      <w:start w:val="8"/>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BE655D0"/>
    <w:multiLevelType w:val="hybridMultilevel"/>
    <w:tmpl w:val="996A185C"/>
    <w:lvl w:ilvl="0" w:tplc="B7829DF6">
      <w:start w:val="14"/>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EB877B8"/>
    <w:multiLevelType w:val="hybridMultilevel"/>
    <w:tmpl w:val="8A86AA14"/>
    <w:lvl w:ilvl="0" w:tplc="50CC2028">
      <w:start w:val="3"/>
      <w:numFmt w:val="decimal"/>
      <w:suff w:val="space"/>
      <w:lvlText w:val="2.%1"/>
      <w:lvlJc w:val="left"/>
      <w:pPr>
        <w:ind w:left="480" w:hanging="48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32" w15:restartNumberingAfterBreak="0">
    <w:nsid w:val="65A81818"/>
    <w:multiLevelType w:val="hybridMultilevel"/>
    <w:tmpl w:val="13449396"/>
    <w:lvl w:ilvl="0" w:tplc="86F28C3E">
      <w:start w:val="1"/>
      <w:numFmt w:val="decimal"/>
      <w:suff w:val="space"/>
      <w:lvlText w:val="3.1.%1"/>
      <w:lvlJc w:val="left"/>
      <w:pPr>
        <w:ind w:left="96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784D7283"/>
    <w:multiLevelType w:val="hybridMultilevel"/>
    <w:tmpl w:val="93CA4050"/>
    <w:lvl w:ilvl="0" w:tplc="4FE0DDBA">
      <w:start w:val="13"/>
      <w:numFmt w:val="decimal"/>
      <w:suff w:val="space"/>
      <w:lvlText w:val="3.1.%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CD55C70"/>
    <w:multiLevelType w:val="hybridMultilevel"/>
    <w:tmpl w:val="AA02A084"/>
    <w:lvl w:ilvl="0" w:tplc="96BA0626">
      <w:start w:val="1"/>
      <w:numFmt w:val="taiwaneseCountingThousand"/>
      <w:suff w:val="space"/>
      <w:lvlText w:val="%1、"/>
      <w:lvlJc w:val="left"/>
      <w:pPr>
        <w:ind w:left="480" w:hanging="48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E4B64FE"/>
    <w:multiLevelType w:val="hybridMultilevel"/>
    <w:tmpl w:val="2E00202A"/>
    <w:lvl w:ilvl="0" w:tplc="DD50FECE">
      <w:start w:val="1"/>
      <w:numFmt w:val="decimal"/>
      <w:suff w:val="space"/>
      <w:lvlText w:val="1.%1"/>
      <w:lvlJc w:val="left"/>
      <w:pPr>
        <w:ind w:left="960" w:hanging="480"/>
      </w:pPr>
      <w:rPr>
        <w:rFonts w:hint="eastAsia"/>
      </w:rPr>
    </w:lvl>
    <w:lvl w:ilvl="1" w:tplc="04090019" w:tentative="1">
      <w:start w:val="1"/>
      <w:numFmt w:val="ideographTraditional"/>
      <w:lvlText w:val="%2、"/>
      <w:lvlJc w:val="left"/>
      <w:pPr>
        <w:ind w:left="1880" w:hanging="480"/>
      </w:pPr>
    </w:lvl>
    <w:lvl w:ilvl="2" w:tplc="0409001B" w:tentative="1">
      <w:start w:val="1"/>
      <w:numFmt w:val="lowerRoman"/>
      <w:lvlText w:val="%3."/>
      <w:lvlJc w:val="right"/>
      <w:pPr>
        <w:ind w:left="2360" w:hanging="480"/>
      </w:pPr>
    </w:lvl>
    <w:lvl w:ilvl="3" w:tplc="0409000F" w:tentative="1">
      <w:start w:val="1"/>
      <w:numFmt w:val="decimal"/>
      <w:lvlText w:val="%4."/>
      <w:lvlJc w:val="left"/>
      <w:pPr>
        <w:ind w:left="2840" w:hanging="480"/>
      </w:pPr>
    </w:lvl>
    <w:lvl w:ilvl="4" w:tplc="04090019" w:tentative="1">
      <w:start w:val="1"/>
      <w:numFmt w:val="ideographTraditional"/>
      <w:lvlText w:val="%5、"/>
      <w:lvlJc w:val="left"/>
      <w:pPr>
        <w:ind w:left="3320" w:hanging="480"/>
      </w:pPr>
    </w:lvl>
    <w:lvl w:ilvl="5" w:tplc="0409001B" w:tentative="1">
      <w:start w:val="1"/>
      <w:numFmt w:val="lowerRoman"/>
      <w:lvlText w:val="%6."/>
      <w:lvlJc w:val="right"/>
      <w:pPr>
        <w:ind w:left="3800" w:hanging="480"/>
      </w:pPr>
    </w:lvl>
    <w:lvl w:ilvl="6" w:tplc="0409000F" w:tentative="1">
      <w:start w:val="1"/>
      <w:numFmt w:val="decimal"/>
      <w:lvlText w:val="%7."/>
      <w:lvlJc w:val="left"/>
      <w:pPr>
        <w:ind w:left="4280" w:hanging="480"/>
      </w:pPr>
    </w:lvl>
    <w:lvl w:ilvl="7" w:tplc="04090019" w:tentative="1">
      <w:start w:val="1"/>
      <w:numFmt w:val="ideographTraditional"/>
      <w:lvlText w:val="%8、"/>
      <w:lvlJc w:val="left"/>
      <w:pPr>
        <w:ind w:left="4760" w:hanging="480"/>
      </w:pPr>
    </w:lvl>
    <w:lvl w:ilvl="8" w:tplc="0409001B" w:tentative="1">
      <w:start w:val="1"/>
      <w:numFmt w:val="lowerRoman"/>
      <w:lvlText w:val="%9."/>
      <w:lvlJc w:val="right"/>
      <w:pPr>
        <w:ind w:left="5240" w:hanging="480"/>
      </w:pPr>
    </w:lvl>
  </w:abstractNum>
  <w:num w:numId="1" w16cid:durableId="1674602347">
    <w:abstractNumId w:val="34"/>
  </w:num>
  <w:num w:numId="2" w16cid:durableId="808934745">
    <w:abstractNumId w:val="22"/>
  </w:num>
  <w:num w:numId="3" w16cid:durableId="1429931781">
    <w:abstractNumId w:val="9"/>
  </w:num>
  <w:num w:numId="4" w16cid:durableId="94517751">
    <w:abstractNumId w:val="35"/>
  </w:num>
  <w:num w:numId="5" w16cid:durableId="1561358201">
    <w:abstractNumId w:val="0"/>
  </w:num>
  <w:num w:numId="6" w16cid:durableId="1315990869">
    <w:abstractNumId w:val="17"/>
  </w:num>
  <w:num w:numId="7" w16cid:durableId="1446079789">
    <w:abstractNumId w:val="31"/>
  </w:num>
  <w:num w:numId="8" w16cid:durableId="869413338">
    <w:abstractNumId w:val="16"/>
  </w:num>
  <w:num w:numId="9" w16cid:durableId="255288478">
    <w:abstractNumId w:val="11"/>
  </w:num>
  <w:num w:numId="10" w16cid:durableId="1193687439">
    <w:abstractNumId w:val="27"/>
  </w:num>
  <w:num w:numId="11" w16cid:durableId="955060077">
    <w:abstractNumId w:val="10"/>
  </w:num>
  <w:num w:numId="12" w16cid:durableId="1549954024">
    <w:abstractNumId w:val="12"/>
  </w:num>
  <w:num w:numId="13" w16cid:durableId="1765107625">
    <w:abstractNumId w:val="3"/>
  </w:num>
  <w:num w:numId="14" w16cid:durableId="1192912564">
    <w:abstractNumId w:val="26"/>
  </w:num>
  <w:num w:numId="15" w16cid:durableId="784885928">
    <w:abstractNumId w:val="32"/>
  </w:num>
  <w:num w:numId="16" w16cid:durableId="68965470">
    <w:abstractNumId w:val="28"/>
  </w:num>
  <w:num w:numId="17" w16cid:durableId="1515074115">
    <w:abstractNumId w:val="19"/>
  </w:num>
  <w:num w:numId="18" w16cid:durableId="905646855">
    <w:abstractNumId w:val="23"/>
  </w:num>
  <w:num w:numId="19" w16cid:durableId="2006129073">
    <w:abstractNumId w:val="25"/>
  </w:num>
  <w:num w:numId="20" w16cid:durableId="510223286">
    <w:abstractNumId w:val="8"/>
  </w:num>
  <w:num w:numId="21" w16cid:durableId="416906315">
    <w:abstractNumId w:val="2"/>
  </w:num>
  <w:num w:numId="22" w16cid:durableId="418328102">
    <w:abstractNumId w:val="6"/>
  </w:num>
  <w:num w:numId="23" w16cid:durableId="2006398851">
    <w:abstractNumId w:val="29"/>
  </w:num>
  <w:num w:numId="24" w16cid:durableId="964966628">
    <w:abstractNumId w:val="21"/>
  </w:num>
  <w:num w:numId="25" w16cid:durableId="1106535078">
    <w:abstractNumId w:val="20"/>
  </w:num>
  <w:num w:numId="26" w16cid:durableId="1004090496">
    <w:abstractNumId w:val="1"/>
  </w:num>
  <w:num w:numId="27" w16cid:durableId="1220509067">
    <w:abstractNumId w:val="18"/>
  </w:num>
  <w:num w:numId="28" w16cid:durableId="1154224999">
    <w:abstractNumId w:val="4"/>
  </w:num>
  <w:num w:numId="29" w16cid:durableId="2122339587">
    <w:abstractNumId w:val="5"/>
  </w:num>
  <w:num w:numId="30" w16cid:durableId="777679690">
    <w:abstractNumId w:val="15"/>
  </w:num>
  <w:num w:numId="31" w16cid:durableId="185292053">
    <w:abstractNumId w:val="24"/>
  </w:num>
  <w:num w:numId="32" w16cid:durableId="1503862051">
    <w:abstractNumId w:val="33"/>
  </w:num>
  <w:num w:numId="33" w16cid:durableId="943001152">
    <w:abstractNumId w:val="7"/>
  </w:num>
  <w:num w:numId="34" w16cid:durableId="113407837">
    <w:abstractNumId w:val="13"/>
  </w:num>
  <w:num w:numId="35" w16cid:durableId="1331178814">
    <w:abstractNumId w:val="30"/>
  </w:num>
  <w:num w:numId="36" w16cid:durableId="156424590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A8D"/>
    <w:rsid w:val="00000E28"/>
    <w:rsid w:val="000012EB"/>
    <w:rsid w:val="00002442"/>
    <w:rsid w:val="00004B0B"/>
    <w:rsid w:val="0000640C"/>
    <w:rsid w:val="00007261"/>
    <w:rsid w:val="0001012D"/>
    <w:rsid w:val="000147E1"/>
    <w:rsid w:val="000212FE"/>
    <w:rsid w:val="00021AEB"/>
    <w:rsid w:val="00022D61"/>
    <w:rsid w:val="00022E9B"/>
    <w:rsid w:val="00024301"/>
    <w:rsid w:val="0002560C"/>
    <w:rsid w:val="00026B17"/>
    <w:rsid w:val="00031B52"/>
    <w:rsid w:val="00033F20"/>
    <w:rsid w:val="00034275"/>
    <w:rsid w:val="000342C1"/>
    <w:rsid w:val="00034B6F"/>
    <w:rsid w:val="00034E0B"/>
    <w:rsid w:val="0003643B"/>
    <w:rsid w:val="00041490"/>
    <w:rsid w:val="000426D2"/>
    <w:rsid w:val="00043C9F"/>
    <w:rsid w:val="00043E55"/>
    <w:rsid w:val="0004511D"/>
    <w:rsid w:val="00045933"/>
    <w:rsid w:val="00045935"/>
    <w:rsid w:val="00045FFB"/>
    <w:rsid w:val="00046269"/>
    <w:rsid w:val="00050D97"/>
    <w:rsid w:val="000513F9"/>
    <w:rsid w:val="000519B8"/>
    <w:rsid w:val="000523C7"/>
    <w:rsid w:val="0005331A"/>
    <w:rsid w:val="0005362E"/>
    <w:rsid w:val="00054C72"/>
    <w:rsid w:val="000550F0"/>
    <w:rsid w:val="000552A0"/>
    <w:rsid w:val="00055472"/>
    <w:rsid w:val="00055647"/>
    <w:rsid w:val="000561D6"/>
    <w:rsid w:val="00062A8A"/>
    <w:rsid w:val="00063084"/>
    <w:rsid w:val="0006591C"/>
    <w:rsid w:val="000667AC"/>
    <w:rsid w:val="00070097"/>
    <w:rsid w:val="00070445"/>
    <w:rsid w:val="0007196F"/>
    <w:rsid w:val="000770A0"/>
    <w:rsid w:val="00077103"/>
    <w:rsid w:val="00080470"/>
    <w:rsid w:val="00081BD6"/>
    <w:rsid w:val="000841F8"/>
    <w:rsid w:val="00085155"/>
    <w:rsid w:val="000862C3"/>
    <w:rsid w:val="00086640"/>
    <w:rsid w:val="000867AA"/>
    <w:rsid w:val="000869B4"/>
    <w:rsid w:val="00087C23"/>
    <w:rsid w:val="00087FF7"/>
    <w:rsid w:val="000906D5"/>
    <w:rsid w:val="00090BF7"/>
    <w:rsid w:val="00090FE0"/>
    <w:rsid w:val="0009117C"/>
    <w:rsid w:val="000923D8"/>
    <w:rsid w:val="000950C3"/>
    <w:rsid w:val="00095E03"/>
    <w:rsid w:val="0009607A"/>
    <w:rsid w:val="00097054"/>
    <w:rsid w:val="00097452"/>
    <w:rsid w:val="000975A1"/>
    <w:rsid w:val="00097C89"/>
    <w:rsid w:val="00097DBE"/>
    <w:rsid w:val="00097E08"/>
    <w:rsid w:val="000A0603"/>
    <w:rsid w:val="000A0A72"/>
    <w:rsid w:val="000A102D"/>
    <w:rsid w:val="000A2AD9"/>
    <w:rsid w:val="000A3988"/>
    <w:rsid w:val="000A434E"/>
    <w:rsid w:val="000A49D6"/>
    <w:rsid w:val="000A4D56"/>
    <w:rsid w:val="000B03A7"/>
    <w:rsid w:val="000B053A"/>
    <w:rsid w:val="000B2AB8"/>
    <w:rsid w:val="000B2C90"/>
    <w:rsid w:val="000B4C12"/>
    <w:rsid w:val="000B5235"/>
    <w:rsid w:val="000B6A0D"/>
    <w:rsid w:val="000B6F74"/>
    <w:rsid w:val="000C1989"/>
    <w:rsid w:val="000C1AED"/>
    <w:rsid w:val="000C3726"/>
    <w:rsid w:val="000C3E6B"/>
    <w:rsid w:val="000C3EEA"/>
    <w:rsid w:val="000C45EB"/>
    <w:rsid w:val="000C5559"/>
    <w:rsid w:val="000C70A7"/>
    <w:rsid w:val="000C7324"/>
    <w:rsid w:val="000C782F"/>
    <w:rsid w:val="000D03D0"/>
    <w:rsid w:val="000D0FED"/>
    <w:rsid w:val="000D14CD"/>
    <w:rsid w:val="000D198F"/>
    <w:rsid w:val="000D2553"/>
    <w:rsid w:val="000D52F2"/>
    <w:rsid w:val="000D7231"/>
    <w:rsid w:val="000D7CB6"/>
    <w:rsid w:val="000D7DF4"/>
    <w:rsid w:val="000E09CE"/>
    <w:rsid w:val="000E2770"/>
    <w:rsid w:val="000E2AED"/>
    <w:rsid w:val="000E35FD"/>
    <w:rsid w:val="000E3AB8"/>
    <w:rsid w:val="000E4CC8"/>
    <w:rsid w:val="000E4FC5"/>
    <w:rsid w:val="000E5517"/>
    <w:rsid w:val="000E598A"/>
    <w:rsid w:val="000F0EC1"/>
    <w:rsid w:val="000F0F93"/>
    <w:rsid w:val="000F0FCF"/>
    <w:rsid w:val="000F147A"/>
    <w:rsid w:val="000F24C0"/>
    <w:rsid w:val="000F28B6"/>
    <w:rsid w:val="000F33CC"/>
    <w:rsid w:val="000F4CF5"/>
    <w:rsid w:val="000F69F0"/>
    <w:rsid w:val="000F6A30"/>
    <w:rsid w:val="000F7544"/>
    <w:rsid w:val="000F7D1A"/>
    <w:rsid w:val="00100D08"/>
    <w:rsid w:val="00101F98"/>
    <w:rsid w:val="00104285"/>
    <w:rsid w:val="001055F6"/>
    <w:rsid w:val="00105CC2"/>
    <w:rsid w:val="001065D4"/>
    <w:rsid w:val="00106666"/>
    <w:rsid w:val="00107CFB"/>
    <w:rsid w:val="001103D2"/>
    <w:rsid w:val="00110516"/>
    <w:rsid w:val="0011298A"/>
    <w:rsid w:val="00112B06"/>
    <w:rsid w:val="00113579"/>
    <w:rsid w:val="001152A8"/>
    <w:rsid w:val="00116032"/>
    <w:rsid w:val="00120E93"/>
    <w:rsid w:val="00121003"/>
    <w:rsid w:val="0012147E"/>
    <w:rsid w:val="00122CC7"/>
    <w:rsid w:val="00123046"/>
    <w:rsid w:val="00124771"/>
    <w:rsid w:val="00124EFC"/>
    <w:rsid w:val="001250BA"/>
    <w:rsid w:val="0012641F"/>
    <w:rsid w:val="0012676E"/>
    <w:rsid w:val="001272DA"/>
    <w:rsid w:val="001313BC"/>
    <w:rsid w:val="00131DCE"/>
    <w:rsid w:val="00131FFC"/>
    <w:rsid w:val="00134361"/>
    <w:rsid w:val="00134AF5"/>
    <w:rsid w:val="0013740F"/>
    <w:rsid w:val="00140ABC"/>
    <w:rsid w:val="001412FE"/>
    <w:rsid w:val="00141B92"/>
    <w:rsid w:val="0014342C"/>
    <w:rsid w:val="00143844"/>
    <w:rsid w:val="00143FAA"/>
    <w:rsid w:val="00144C62"/>
    <w:rsid w:val="00147D6A"/>
    <w:rsid w:val="0015089A"/>
    <w:rsid w:val="00153704"/>
    <w:rsid w:val="00153E84"/>
    <w:rsid w:val="001554C8"/>
    <w:rsid w:val="00155551"/>
    <w:rsid w:val="0015615E"/>
    <w:rsid w:val="00156655"/>
    <w:rsid w:val="0015745A"/>
    <w:rsid w:val="00161366"/>
    <w:rsid w:val="00161F94"/>
    <w:rsid w:val="001625A3"/>
    <w:rsid w:val="001633E8"/>
    <w:rsid w:val="00164213"/>
    <w:rsid w:val="00164CF7"/>
    <w:rsid w:val="00166D67"/>
    <w:rsid w:val="001674CA"/>
    <w:rsid w:val="001705F1"/>
    <w:rsid w:val="00173954"/>
    <w:rsid w:val="00175450"/>
    <w:rsid w:val="00176DDC"/>
    <w:rsid w:val="00177280"/>
    <w:rsid w:val="00177A29"/>
    <w:rsid w:val="0018078F"/>
    <w:rsid w:val="00180F78"/>
    <w:rsid w:val="00181D53"/>
    <w:rsid w:val="00183553"/>
    <w:rsid w:val="00184C43"/>
    <w:rsid w:val="00185135"/>
    <w:rsid w:val="001860A5"/>
    <w:rsid w:val="00186D48"/>
    <w:rsid w:val="0019224B"/>
    <w:rsid w:val="00192613"/>
    <w:rsid w:val="00194DD1"/>
    <w:rsid w:val="00197949"/>
    <w:rsid w:val="001A23AB"/>
    <w:rsid w:val="001A33AF"/>
    <w:rsid w:val="001A3CE8"/>
    <w:rsid w:val="001A4CE8"/>
    <w:rsid w:val="001A5DBF"/>
    <w:rsid w:val="001A6B52"/>
    <w:rsid w:val="001B0F99"/>
    <w:rsid w:val="001B1EE5"/>
    <w:rsid w:val="001B3746"/>
    <w:rsid w:val="001B3AF2"/>
    <w:rsid w:val="001B7D7E"/>
    <w:rsid w:val="001C193F"/>
    <w:rsid w:val="001C212D"/>
    <w:rsid w:val="001C40B2"/>
    <w:rsid w:val="001C477D"/>
    <w:rsid w:val="001C5BAA"/>
    <w:rsid w:val="001C5D0D"/>
    <w:rsid w:val="001C7706"/>
    <w:rsid w:val="001C79DA"/>
    <w:rsid w:val="001D0CC7"/>
    <w:rsid w:val="001D16F4"/>
    <w:rsid w:val="001D1BDF"/>
    <w:rsid w:val="001D2D4C"/>
    <w:rsid w:val="001D3107"/>
    <w:rsid w:val="001D3CFA"/>
    <w:rsid w:val="001D7F9F"/>
    <w:rsid w:val="001E0DC3"/>
    <w:rsid w:val="001E2E1F"/>
    <w:rsid w:val="001E3D53"/>
    <w:rsid w:val="001E42BE"/>
    <w:rsid w:val="001E4540"/>
    <w:rsid w:val="001E6C9F"/>
    <w:rsid w:val="001E72CC"/>
    <w:rsid w:val="001F03C9"/>
    <w:rsid w:val="001F0B45"/>
    <w:rsid w:val="001F0BBD"/>
    <w:rsid w:val="001F1D5C"/>
    <w:rsid w:val="001F1F53"/>
    <w:rsid w:val="001F212F"/>
    <w:rsid w:val="001F3160"/>
    <w:rsid w:val="001F3E42"/>
    <w:rsid w:val="001F776F"/>
    <w:rsid w:val="0020055A"/>
    <w:rsid w:val="002005E6"/>
    <w:rsid w:val="002008AE"/>
    <w:rsid w:val="002008E5"/>
    <w:rsid w:val="00202091"/>
    <w:rsid w:val="00203E00"/>
    <w:rsid w:val="00204572"/>
    <w:rsid w:val="00204DA8"/>
    <w:rsid w:val="00205422"/>
    <w:rsid w:val="002058DC"/>
    <w:rsid w:val="00206A3A"/>
    <w:rsid w:val="00210504"/>
    <w:rsid w:val="0021111E"/>
    <w:rsid w:val="00211BDD"/>
    <w:rsid w:val="00212689"/>
    <w:rsid w:val="00212E34"/>
    <w:rsid w:val="00214521"/>
    <w:rsid w:val="00214875"/>
    <w:rsid w:val="0021498A"/>
    <w:rsid w:val="00216880"/>
    <w:rsid w:val="00217954"/>
    <w:rsid w:val="00217F65"/>
    <w:rsid w:val="00217FEB"/>
    <w:rsid w:val="0022015B"/>
    <w:rsid w:val="002207C0"/>
    <w:rsid w:val="00221CA2"/>
    <w:rsid w:val="00221F20"/>
    <w:rsid w:val="00223C04"/>
    <w:rsid w:val="002254B4"/>
    <w:rsid w:val="0022590A"/>
    <w:rsid w:val="00227353"/>
    <w:rsid w:val="0022793E"/>
    <w:rsid w:val="00227BFD"/>
    <w:rsid w:val="00227DF8"/>
    <w:rsid w:val="00230401"/>
    <w:rsid w:val="002308AF"/>
    <w:rsid w:val="00230B5C"/>
    <w:rsid w:val="00230E8E"/>
    <w:rsid w:val="0023189A"/>
    <w:rsid w:val="00232783"/>
    <w:rsid w:val="00232D83"/>
    <w:rsid w:val="00232E95"/>
    <w:rsid w:val="002334EF"/>
    <w:rsid w:val="00234CA3"/>
    <w:rsid w:val="00235563"/>
    <w:rsid w:val="002361CE"/>
    <w:rsid w:val="0023660B"/>
    <w:rsid w:val="0024209F"/>
    <w:rsid w:val="002425FA"/>
    <w:rsid w:val="00244C4C"/>
    <w:rsid w:val="00245385"/>
    <w:rsid w:val="0024767E"/>
    <w:rsid w:val="00251ED0"/>
    <w:rsid w:val="002522D1"/>
    <w:rsid w:val="00253372"/>
    <w:rsid w:val="00253857"/>
    <w:rsid w:val="002538DD"/>
    <w:rsid w:val="0025676B"/>
    <w:rsid w:val="0025691A"/>
    <w:rsid w:val="0025792D"/>
    <w:rsid w:val="002606A9"/>
    <w:rsid w:val="00262459"/>
    <w:rsid w:val="002625AB"/>
    <w:rsid w:val="002647B8"/>
    <w:rsid w:val="00267E47"/>
    <w:rsid w:val="00272BD6"/>
    <w:rsid w:val="002739FF"/>
    <w:rsid w:val="002742D2"/>
    <w:rsid w:val="0027602E"/>
    <w:rsid w:val="002764B5"/>
    <w:rsid w:val="00276E6A"/>
    <w:rsid w:val="00280785"/>
    <w:rsid w:val="00280865"/>
    <w:rsid w:val="00282120"/>
    <w:rsid w:val="00282531"/>
    <w:rsid w:val="00282998"/>
    <w:rsid w:val="00283CA3"/>
    <w:rsid w:val="0028569E"/>
    <w:rsid w:val="00285B6C"/>
    <w:rsid w:val="00287668"/>
    <w:rsid w:val="0029029A"/>
    <w:rsid w:val="0029167C"/>
    <w:rsid w:val="00292291"/>
    <w:rsid w:val="0029270F"/>
    <w:rsid w:val="00292C51"/>
    <w:rsid w:val="0029358F"/>
    <w:rsid w:val="00293706"/>
    <w:rsid w:val="00294558"/>
    <w:rsid w:val="00295ADE"/>
    <w:rsid w:val="00295E09"/>
    <w:rsid w:val="00297105"/>
    <w:rsid w:val="002A1813"/>
    <w:rsid w:val="002A49F5"/>
    <w:rsid w:val="002A5BD2"/>
    <w:rsid w:val="002A5DB4"/>
    <w:rsid w:val="002A65C8"/>
    <w:rsid w:val="002A7A04"/>
    <w:rsid w:val="002B0360"/>
    <w:rsid w:val="002B0781"/>
    <w:rsid w:val="002B32C5"/>
    <w:rsid w:val="002B3843"/>
    <w:rsid w:val="002B62D2"/>
    <w:rsid w:val="002B722B"/>
    <w:rsid w:val="002B750C"/>
    <w:rsid w:val="002B767D"/>
    <w:rsid w:val="002B792B"/>
    <w:rsid w:val="002C08E3"/>
    <w:rsid w:val="002C2A82"/>
    <w:rsid w:val="002C2AC1"/>
    <w:rsid w:val="002C354D"/>
    <w:rsid w:val="002C4442"/>
    <w:rsid w:val="002C48FE"/>
    <w:rsid w:val="002C63D8"/>
    <w:rsid w:val="002C710C"/>
    <w:rsid w:val="002C7DA7"/>
    <w:rsid w:val="002CC281"/>
    <w:rsid w:val="002D003D"/>
    <w:rsid w:val="002D060C"/>
    <w:rsid w:val="002D20E9"/>
    <w:rsid w:val="002D2E89"/>
    <w:rsid w:val="002D38D8"/>
    <w:rsid w:val="002D3E13"/>
    <w:rsid w:val="002D4305"/>
    <w:rsid w:val="002D53AE"/>
    <w:rsid w:val="002D66A8"/>
    <w:rsid w:val="002D6AD0"/>
    <w:rsid w:val="002D7615"/>
    <w:rsid w:val="002E06D3"/>
    <w:rsid w:val="002E070B"/>
    <w:rsid w:val="002E163B"/>
    <w:rsid w:val="002E2B5E"/>
    <w:rsid w:val="002E2DB3"/>
    <w:rsid w:val="002E3010"/>
    <w:rsid w:val="002E3D1D"/>
    <w:rsid w:val="002E4521"/>
    <w:rsid w:val="002E56CF"/>
    <w:rsid w:val="002E5B83"/>
    <w:rsid w:val="002E5EF6"/>
    <w:rsid w:val="002E6C29"/>
    <w:rsid w:val="002F02CC"/>
    <w:rsid w:val="002F0B1C"/>
    <w:rsid w:val="002F20B9"/>
    <w:rsid w:val="002F3477"/>
    <w:rsid w:val="002F3C69"/>
    <w:rsid w:val="002F3D82"/>
    <w:rsid w:val="002F3D9D"/>
    <w:rsid w:val="002F4955"/>
    <w:rsid w:val="002F6D8B"/>
    <w:rsid w:val="002F78C9"/>
    <w:rsid w:val="002F7E09"/>
    <w:rsid w:val="003043A3"/>
    <w:rsid w:val="00304471"/>
    <w:rsid w:val="00305226"/>
    <w:rsid w:val="003053F7"/>
    <w:rsid w:val="00307202"/>
    <w:rsid w:val="0030730F"/>
    <w:rsid w:val="003102BC"/>
    <w:rsid w:val="003110C7"/>
    <w:rsid w:val="00311EEC"/>
    <w:rsid w:val="00312CE0"/>
    <w:rsid w:val="003137ED"/>
    <w:rsid w:val="003141CD"/>
    <w:rsid w:val="00315F91"/>
    <w:rsid w:val="00316C71"/>
    <w:rsid w:val="00316E04"/>
    <w:rsid w:val="0031745A"/>
    <w:rsid w:val="00317B72"/>
    <w:rsid w:val="003209B5"/>
    <w:rsid w:val="00320DAC"/>
    <w:rsid w:val="003210DD"/>
    <w:rsid w:val="003219DA"/>
    <w:rsid w:val="0032309C"/>
    <w:rsid w:val="00323D03"/>
    <w:rsid w:val="00324B30"/>
    <w:rsid w:val="00324C14"/>
    <w:rsid w:val="00326119"/>
    <w:rsid w:val="00326B69"/>
    <w:rsid w:val="003310E0"/>
    <w:rsid w:val="00331378"/>
    <w:rsid w:val="00331727"/>
    <w:rsid w:val="00332CB7"/>
    <w:rsid w:val="00333E67"/>
    <w:rsid w:val="003354EF"/>
    <w:rsid w:val="00336D82"/>
    <w:rsid w:val="00340DB0"/>
    <w:rsid w:val="00343F5F"/>
    <w:rsid w:val="00344519"/>
    <w:rsid w:val="00344F1E"/>
    <w:rsid w:val="003458A0"/>
    <w:rsid w:val="00350838"/>
    <w:rsid w:val="00352E60"/>
    <w:rsid w:val="00353C32"/>
    <w:rsid w:val="0035403B"/>
    <w:rsid w:val="00354589"/>
    <w:rsid w:val="0035672E"/>
    <w:rsid w:val="003612FD"/>
    <w:rsid w:val="00361B40"/>
    <w:rsid w:val="00361E31"/>
    <w:rsid w:val="00362C74"/>
    <w:rsid w:val="0036304C"/>
    <w:rsid w:val="003631EF"/>
    <w:rsid w:val="003640A7"/>
    <w:rsid w:val="0036438D"/>
    <w:rsid w:val="00364478"/>
    <w:rsid w:val="0036592B"/>
    <w:rsid w:val="00367EF4"/>
    <w:rsid w:val="00370A34"/>
    <w:rsid w:val="00371592"/>
    <w:rsid w:val="003754B0"/>
    <w:rsid w:val="00375528"/>
    <w:rsid w:val="0038107A"/>
    <w:rsid w:val="0038364E"/>
    <w:rsid w:val="00384747"/>
    <w:rsid w:val="0038478E"/>
    <w:rsid w:val="00384B9A"/>
    <w:rsid w:val="00386FC1"/>
    <w:rsid w:val="00390625"/>
    <w:rsid w:val="0039121B"/>
    <w:rsid w:val="00393753"/>
    <w:rsid w:val="00394437"/>
    <w:rsid w:val="00395E01"/>
    <w:rsid w:val="00396A9C"/>
    <w:rsid w:val="00397822"/>
    <w:rsid w:val="003A414A"/>
    <w:rsid w:val="003A593F"/>
    <w:rsid w:val="003A5C0B"/>
    <w:rsid w:val="003B0C1E"/>
    <w:rsid w:val="003B3D83"/>
    <w:rsid w:val="003B4BEF"/>
    <w:rsid w:val="003B4F87"/>
    <w:rsid w:val="003B511A"/>
    <w:rsid w:val="003B5893"/>
    <w:rsid w:val="003B5BE8"/>
    <w:rsid w:val="003B64FC"/>
    <w:rsid w:val="003B7110"/>
    <w:rsid w:val="003B742D"/>
    <w:rsid w:val="003C05AE"/>
    <w:rsid w:val="003C07F1"/>
    <w:rsid w:val="003C3581"/>
    <w:rsid w:val="003C71A2"/>
    <w:rsid w:val="003C789B"/>
    <w:rsid w:val="003C7CE5"/>
    <w:rsid w:val="003D119C"/>
    <w:rsid w:val="003D1496"/>
    <w:rsid w:val="003D2049"/>
    <w:rsid w:val="003D25FB"/>
    <w:rsid w:val="003D27E5"/>
    <w:rsid w:val="003D5278"/>
    <w:rsid w:val="003E14E6"/>
    <w:rsid w:val="003E2D8D"/>
    <w:rsid w:val="003E5700"/>
    <w:rsid w:val="003E5A1E"/>
    <w:rsid w:val="003E5A74"/>
    <w:rsid w:val="003E5A7C"/>
    <w:rsid w:val="003E5AD7"/>
    <w:rsid w:val="003E5CCB"/>
    <w:rsid w:val="003E5D81"/>
    <w:rsid w:val="003E643C"/>
    <w:rsid w:val="003E7E3B"/>
    <w:rsid w:val="003F0527"/>
    <w:rsid w:val="003F1225"/>
    <w:rsid w:val="003F13AE"/>
    <w:rsid w:val="003F1D15"/>
    <w:rsid w:val="003F21B6"/>
    <w:rsid w:val="003F5C4C"/>
    <w:rsid w:val="003F6A6B"/>
    <w:rsid w:val="003F6DD9"/>
    <w:rsid w:val="003F7CD8"/>
    <w:rsid w:val="00401099"/>
    <w:rsid w:val="00401BF5"/>
    <w:rsid w:val="004021FE"/>
    <w:rsid w:val="0040249B"/>
    <w:rsid w:val="00403266"/>
    <w:rsid w:val="004035A0"/>
    <w:rsid w:val="004039A7"/>
    <w:rsid w:val="004047BB"/>
    <w:rsid w:val="0040539C"/>
    <w:rsid w:val="0040572C"/>
    <w:rsid w:val="00407748"/>
    <w:rsid w:val="00407BCB"/>
    <w:rsid w:val="004102BC"/>
    <w:rsid w:val="004109F4"/>
    <w:rsid w:val="00410DDF"/>
    <w:rsid w:val="004115A5"/>
    <w:rsid w:val="00413291"/>
    <w:rsid w:val="00414BA0"/>
    <w:rsid w:val="00415069"/>
    <w:rsid w:val="00416152"/>
    <w:rsid w:val="004167AF"/>
    <w:rsid w:val="00417190"/>
    <w:rsid w:val="00417BD2"/>
    <w:rsid w:val="00421F6B"/>
    <w:rsid w:val="00422569"/>
    <w:rsid w:val="00422BA1"/>
    <w:rsid w:val="0042412A"/>
    <w:rsid w:val="00430C27"/>
    <w:rsid w:val="00431DE4"/>
    <w:rsid w:val="00432392"/>
    <w:rsid w:val="0043267A"/>
    <w:rsid w:val="004329F4"/>
    <w:rsid w:val="0043378E"/>
    <w:rsid w:val="0043456E"/>
    <w:rsid w:val="00436576"/>
    <w:rsid w:val="00436E23"/>
    <w:rsid w:val="00440843"/>
    <w:rsid w:val="00440A29"/>
    <w:rsid w:val="00442B6C"/>
    <w:rsid w:val="0044343B"/>
    <w:rsid w:val="00443977"/>
    <w:rsid w:val="00443EAC"/>
    <w:rsid w:val="004451C5"/>
    <w:rsid w:val="00445ACF"/>
    <w:rsid w:val="0045005A"/>
    <w:rsid w:val="0045012C"/>
    <w:rsid w:val="004509A5"/>
    <w:rsid w:val="00455BD4"/>
    <w:rsid w:val="00457B76"/>
    <w:rsid w:val="00461B1D"/>
    <w:rsid w:val="00462095"/>
    <w:rsid w:val="00463636"/>
    <w:rsid w:val="00464007"/>
    <w:rsid w:val="00464B61"/>
    <w:rsid w:val="004654C8"/>
    <w:rsid w:val="00465C9D"/>
    <w:rsid w:val="00470F31"/>
    <w:rsid w:val="0047172C"/>
    <w:rsid w:val="00472D10"/>
    <w:rsid w:val="00473A02"/>
    <w:rsid w:val="00475165"/>
    <w:rsid w:val="0047597B"/>
    <w:rsid w:val="00477071"/>
    <w:rsid w:val="00477639"/>
    <w:rsid w:val="00481EC8"/>
    <w:rsid w:val="00483F73"/>
    <w:rsid w:val="00484377"/>
    <w:rsid w:val="004847E3"/>
    <w:rsid w:val="00484F2C"/>
    <w:rsid w:val="0048538A"/>
    <w:rsid w:val="00486928"/>
    <w:rsid w:val="004918E2"/>
    <w:rsid w:val="0049275C"/>
    <w:rsid w:val="00495036"/>
    <w:rsid w:val="00495096"/>
    <w:rsid w:val="004A0B93"/>
    <w:rsid w:val="004A0C98"/>
    <w:rsid w:val="004A302C"/>
    <w:rsid w:val="004A3D65"/>
    <w:rsid w:val="004A4298"/>
    <w:rsid w:val="004A4E3E"/>
    <w:rsid w:val="004A5E4F"/>
    <w:rsid w:val="004A6436"/>
    <w:rsid w:val="004A6975"/>
    <w:rsid w:val="004A6E92"/>
    <w:rsid w:val="004B0514"/>
    <w:rsid w:val="004B1003"/>
    <w:rsid w:val="004B19BE"/>
    <w:rsid w:val="004B22B0"/>
    <w:rsid w:val="004B3408"/>
    <w:rsid w:val="004B5BCA"/>
    <w:rsid w:val="004C0A15"/>
    <w:rsid w:val="004C0FB9"/>
    <w:rsid w:val="004C23EA"/>
    <w:rsid w:val="004C2744"/>
    <w:rsid w:val="004C34A5"/>
    <w:rsid w:val="004C37E3"/>
    <w:rsid w:val="004C4556"/>
    <w:rsid w:val="004C4FAB"/>
    <w:rsid w:val="004C54D6"/>
    <w:rsid w:val="004D1D50"/>
    <w:rsid w:val="004D289C"/>
    <w:rsid w:val="004D2DEA"/>
    <w:rsid w:val="004D4A6C"/>
    <w:rsid w:val="004D5416"/>
    <w:rsid w:val="004D5AE3"/>
    <w:rsid w:val="004E0354"/>
    <w:rsid w:val="004E038B"/>
    <w:rsid w:val="004E1D11"/>
    <w:rsid w:val="004E2B13"/>
    <w:rsid w:val="004E4885"/>
    <w:rsid w:val="004F1ADF"/>
    <w:rsid w:val="004F2213"/>
    <w:rsid w:val="004F4349"/>
    <w:rsid w:val="004F4BE0"/>
    <w:rsid w:val="005014DC"/>
    <w:rsid w:val="005014E9"/>
    <w:rsid w:val="005015FB"/>
    <w:rsid w:val="005017B6"/>
    <w:rsid w:val="00501894"/>
    <w:rsid w:val="00501C0A"/>
    <w:rsid w:val="00501F54"/>
    <w:rsid w:val="005021BD"/>
    <w:rsid w:val="0050275B"/>
    <w:rsid w:val="005051CE"/>
    <w:rsid w:val="00505E18"/>
    <w:rsid w:val="00505E21"/>
    <w:rsid w:val="005078F5"/>
    <w:rsid w:val="00507CBD"/>
    <w:rsid w:val="0051005D"/>
    <w:rsid w:val="0051141B"/>
    <w:rsid w:val="00512137"/>
    <w:rsid w:val="0051238B"/>
    <w:rsid w:val="00512B0C"/>
    <w:rsid w:val="00514329"/>
    <w:rsid w:val="0051544A"/>
    <w:rsid w:val="00520AE4"/>
    <w:rsid w:val="00520AF1"/>
    <w:rsid w:val="00520CC4"/>
    <w:rsid w:val="0052173D"/>
    <w:rsid w:val="00522DA6"/>
    <w:rsid w:val="0052505C"/>
    <w:rsid w:val="00526ABC"/>
    <w:rsid w:val="00527E6B"/>
    <w:rsid w:val="00530C58"/>
    <w:rsid w:val="00531D68"/>
    <w:rsid w:val="00532756"/>
    <w:rsid w:val="0053276F"/>
    <w:rsid w:val="005333CB"/>
    <w:rsid w:val="00533F8D"/>
    <w:rsid w:val="0053426F"/>
    <w:rsid w:val="00537629"/>
    <w:rsid w:val="00540758"/>
    <w:rsid w:val="00540B21"/>
    <w:rsid w:val="00541D17"/>
    <w:rsid w:val="0054200E"/>
    <w:rsid w:val="00542B30"/>
    <w:rsid w:val="005436D3"/>
    <w:rsid w:val="005442BD"/>
    <w:rsid w:val="005451E6"/>
    <w:rsid w:val="00545EC3"/>
    <w:rsid w:val="00546123"/>
    <w:rsid w:val="005466C4"/>
    <w:rsid w:val="00547EE3"/>
    <w:rsid w:val="00551C6D"/>
    <w:rsid w:val="00553DEC"/>
    <w:rsid w:val="0055431A"/>
    <w:rsid w:val="00555483"/>
    <w:rsid w:val="00555CFC"/>
    <w:rsid w:val="00557291"/>
    <w:rsid w:val="005575D3"/>
    <w:rsid w:val="005603F9"/>
    <w:rsid w:val="00560D5B"/>
    <w:rsid w:val="0056156B"/>
    <w:rsid w:val="005617D0"/>
    <w:rsid w:val="00561809"/>
    <w:rsid w:val="00561D3A"/>
    <w:rsid w:val="0056331F"/>
    <w:rsid w:val="00564AB7"/>
    <w:rsid w:val="00564E92"/>
    <w:rsid w:val="00564F87"/>
    <w:rsid w:val="00567FE1"/>
    <w:rsid w:val="00571AD8"/>
    <w:rsid w:val="00572A2B"/>
    <w:rsid w:val="00572B36"/>
    <w:rsid w:val="00574937"/>
    <w:rsid w:val="00576523"/>
    <w:rsid w:val="005778E0"/>
    <w:rsid w:val="0058101F"/>
    <w:rsid w:val="00581B50"/>
    <w:rsid w:val="00582732"/>
    <w:rsid w:val="00583972"/>
    <w:rsid w:val="005858A8"/>
    <w:rsid w:val="00586099"/>
    <w:rsid w:val="0058695B"/>
    <w:rsid w:val="00586968"/>
    <w:rsid w:val="00586AAA"/>
    <w:rsid w:val="00586E19"/>
    <w:rsid w:val="00590ADB"/>
    <w:rsid w:val="00590D3F"/>
    <w:rsid w:val="00591BA3"/>
    <w:rsid w:val="00591F3C"/>
    <w:rsid w:val="00592D63"/>
    <w:rsid w:val="0059312E"/>
    <w:rsid w:val="00595CC8"/>
    <w:rsid w:val="00596359"/>
    <w:rsid w:val="005969B6"/>
    <w:rsid w:val="005A4FA4"/>
    <w:rsid w:val="005A7877"/>
    <w:rsid w:val="005A7D20"/>
    <w:rsid w:val="005A7EB1"/>
    <w:rsid w:val="005B16C1"/>
    <w:rsid w:val="005B411F"/>
    <w:rsid w:val="005B7353"/>
    <w:rsid w:val="005B7927"/>
    <w:rsid w:val="005C079E"/>
    <w:rsid w:val="005C1A8E"/>
    <w:rsid w:val="005C23BE"/>
    <w:rsid w:val="005C2761"/>
    <w:rsid w:val="005C35E8"/>
    <w:rsid w:val="005C38C3"/>
    <w:rsid w:val="005C4C60"/>
    <w:rsid w:val="005C4CE2"/>
    <w:rsid w:val="005C63AC"/>
    <w:rsid w:val="005D1516"/>
    <w:rsid w:val="005D1F43"/>
    <w:rsid w:val="005D250A"/>
    <w:rsid w:val="005D29BB"/>
    <w:rsid w:val="005D37BC"/>
    <w:rsid w:val="005E0751"/>
    <w:rsid w:val="005E2183"/>
    <w:rsid w:val="005E5251"/>
    <w:rsid w:val="005E6328"/>
    <w:rsid w:val="005E7945"/>
    <w:rsid w:val="005F045C"/>
    <w:rsid w:val="005F0F47"/>
    <w:rsid w:val="005F1D08"/>
    <w:rsid w:val="005F4245"/>
    <w:rsid w:val="005F4549"/>
    <w:rsid w:val="005F4554"/>
    <w:rsid w:val="005F4A0F"/>
    <w:rsid w:val="005F5CA6"/>
    <w:rsid w:val="005F5D97"/>
    <w:rsid w:val="005F7459"/>
    <w:rsid w:val="005F77F8"/>
    <w:rsid w:val="00600004"/>
    <w:rsid w:val="00601866"/>
    <w:rsid w:val="0060217F"/>
    <w:rsid w:val="006037CA"/>
    <w:rsid w:val="006048F4"/>
    <w:rsid w:val="00606572"/>
    <w:rsid w:val="00606FF5"/>
    <w:rsid w:val="0060705B"/>
    <w:rsid w:val="00607915"/>
    <w:rsid w:val="0061067D"/>
    <w:rsid w:val="00610778"/>
    <w:rsid w:val="006117C9"/>
    <w:rsid w:val="00612AEA"/>
    <w:rsid w:val="00612ED1"/>
    <w:rsid w:val="00613288"/>
    <w:rsid w:val="00616692"/>
    <w:rsid w:val="00616C26"/>
    <w:rsid w:val="006221B9"/>
    <w:rsid w:val="00622DE8"/>
    <w:rsid w:val="006235D9"/>
    <w:rsid w:val="00624558"/>
    <w:rsid w:val="00624DEB"/>
    <w:rsid w:val="00625A72"/>
    <w:rsid w:val="00626B5C"/>
    <w:rsid w:val="00627D29"/>
    <w:rsid w:val="006320FE"/>
    <w:rsid w:val="0063439B"/>
    <w:rsid w:val="00634EED"/>
    <w:rsid w:val="0063522F"/>
    <w:rsid w:val="00641B71"/>
    <w:rsid w:val="006445AD"/>
    <w:rsid w:val="00646412"/>
    <w:rsid w:val="00647AFA"/>
    <w:rsid w:val="00650AAD"/>
    <w:rsid w:val="006510A5"/>
    <w:rsid w:val="00651F32"/>
    <w:rsid w:val="00656909"/>
    <w:rsid w:val="00656A6B"/>
    <w:rsid w:val="0065783A"/>
    <w:rsid w:val="00662E18"/>
    <w:rsid w:val="00663168"/>
    <w:rsid w:val="006644E9"/>
    <w:rsid w:val="00666E18"/>
    <w:rsid w:val="006675A8"/>
    <w:rsid w:val="0066784D"/>
    <w:rsid w:val="006718D8"/>
    <w:rsid w:val="00672555"/>
    <w:rsid w:val="00672587"/>
    <w:rsid w:val="0067258D"/>
    <w:rsid w:val="00672BFB"/>
    <w:rsid w:val="00673A1E"/>
    <w:rsid w:val="006746E3"/>
    <w:rsid w:val="0067693B"/>
    <w:rsid w:val="00676A97"/>
    <w:rsid w:val="006809DB"/>
    <w:rsid w:val="006819DA"/>
    <w:rsid w:val="00681DDC"/>
    <w:rsid w:val="006827F1"/>
    <w:rsid w:val="00683FD9"/>
    <w:rsid w:val="00684A7C"/>
    <w:rsid w:val="00685230"/>
    <w:rsid w:val="00686780"/>
    <w:rsid w:val="00686DE2"/>
    <w:rsid w:val="00687A2E"/>
    <w:rsid w:val="00691E98"/>
    <w:rsid w:val="006923CF"/>
    <w:rsid w:val="0069415B"/>
    <w:rsid w:val="00694D30"/>
    <w:rsid w:val="00697915"/>
    <w:rsid w:val="006A00CD"/>
    <w:rsid w:val="006A05EE"/>
    <w:rsid w:val="006A1D98"/>
    <w:rsid w:val="006A205D"/>
    <w:rsid w:val="006A417C"/>
    <w:rsid w:val="006A4A24"/>
    <w:rsid w:val="006A4EB9"/>
    <w:rsid w:val="006A6107"/>
    <w:rsid w:val="006B723C"/>
    <w:rsid w:val="006C0F52"/>
    <w:rsid w:val="006C2E43"/>
    <w:rsid w:val="006C4F3D"/>
    <w:rsid w:val="006C60C1"/>
    <w:rsid w:val="006C7D0A"/>
    <w:rsid w:val="006D0AE6"/>
    <w:rsid w:val="006D3338"/>
    <w:rsid w:val="006D4DCC"/>
    <w:rsid w:val="006D501B"/>
    <w:rsid w:val="006D6002"/>
    <w:rsid w:val="006E30D6"/>
    <w:rsid w:val="006E332A"/>
    <w:rsid w:val="006E3C3F"/>
    <w:rsid w:val="006E569E"/>
    <w:rsid w:val="006E5772"/>
    <w:rsid w:val="006E6169"/>
    <w:rsid w:val="006E7919"/>
    <w:rsid w:val="006F18F6"/>
    <w:rsid w:val="006F3BE4"/>
    <w:rsid w:val="006F589C"/>
    <w:rsid w:val="006F6314"/>
    <w:rsid w:val="006F7507"/>
    <w:rsid w:val="006F79EC"/>
    <w:rsid w:val="007004DF"/>
    <w:rsid w:val="00700E26"/>
    <w:rsid w:val="00701823"/>
    <w:rsid w:val="00702593"/>
    <w:rsid w:val="00703602"/>
    <w:rsid w:val="00706739"/>
    <w:rsid w:val="00707CD3"/>
    <w:rsid w:val="0071025A"/>
    <w:rsid w:val="007116A9"/>
    <w:rsid w:val="007151BC"/>
    <w:rsid w:val="00717913"/>
    <w:rsid w:val="007216C4"/>
    <w:rsid w:val="00722AFD"/>
    <w:rsid w:val="00722B49"/>
    <w:rsid w:val="007233F9"/>
    <w:rsid w:val="00723422"/>
    <w:rsid w:val="00723A2C"/>
    <w:rsid w:val="00724D9E"/>
    <w:rsid w:val="00724F08"/>
    <w:rsid w:val="007255D7"/>
    <w:rsid w:val="007264DC"/>
    <w:rsid w:val="00726776"/>
    <w:rsid w:val="007272CF"/>
    <w:rsid w:val="007274AE"/>
    <w:rsid w:val="00733A74"/>
    <w:rsid w:val="00733F65"/>
    <w:rsid w:val="00734129"/>
    <w:rsid w:val="00734B63"/>
    <w:rsid w:val="00734FDC"/>
    <w:rsid w:val="00736468"/>
    <w:rsid w:val="0073725F"/>
    <w:rsid w:val="007379AD"/>
    <w:rsid w:val="00737B1A"/>
    <w:rsid w:val="0074402F"/>
    <w:rsid w:val="00746074"/>
    <w:rsid w:val="00746308"/>
    <w:rsid w:val="00747A00"/>
    <w:rsid w:val="00751B28"/>
    <w:rsid w:val="00752E4E"/>
    <w:rsid w:val="007547E3"/>
    <w:rsid w:val="007551C6"/>
    <w:rsid w:val="00755677"/>
    <w:rsid w:val="00755A50"/>
    <w:rsid w:val="007562D4"/>
    <w:rsid w:val="00756375"/>
    <w:rsid w:val="0075747C"/>
    <w:rsid w:val="00757C1F"/>
    <w:rsid w:val="007612DF"/>
    <w:rsid w:val="00763E1D"/>
    <w:rsid w:val="00765568"/>
    <w:rsid w:val="007719C0"/>
    <w:rsid w:val="00772FEE"/>
    <w:rsid w:val="00775CC4"/>
    <w:rsid w:val="00776E1C"/>
    <w:rsid w:val="00780457"/>
    <w:rsid w:val="00781516"/>
    <w:rsid w:val="00781F73"/>
    <w:rsid w:val="007904B4"/>
    <w:rsid w:val="007911E0"/>
    <w:rsid w:val="007912FD"/>
    <w:rsid w:val="00791FFB"/>
    <w:rsid w:val="007926CB"/>
    <w:rsid w:val="00793041"/>
    <w:rsid w:val="00794078"/>
    <w:rsid w:val="0079418A"/>
    <w:rsid w:val="00794BDA"/>
    <w:rsid w:val="00796F56"/>
    <w:rsid w:val="00797791"/>
    <w:rsid w:val="007A2172"/>
    <w:rsid w:val="007A2D20"/>
    <w:rsid w:val="007A381A"/>
    <w:rsid w:val="007A68F9"/>
    <w:rsid w:val="007B0319"/>
    <w:rsid w:val="007B1E15"/>
    <w:rsid w:val="007B20EE"/>
    <w:rsid w:val="007B2B99"/>
    <w:rsid w:val="007B3887"/>
    <w:rsid w:val="007B3D50"/>
    <w:rsid w:val="007B4042"/>
    <w:rsid w:val="007B428F"/>
    <w:rsid w:val="007B53B7"/>
    <w:rsid w:val="007B61BC"/>
    <w:rsid w:val="007B6B04"/>
    <w:rsid w:val="007B7128"/>
    <w:rsid w:val="007B78FB"/>
    <w:rsid w:val="007B798F"/>
    <w:rsid w:val="007B7D77"/>
    <w:rsid w:val="007C3282"/>
    <w:rsid w:val="007C3CB8"/>
    <w:rsid w:val="007C4393"/>
    <w:rsid w:val="007C6354"/>
    <w:rsid w:val="007D140D"/>
    <w:rsid w:val="007D1ACD"/>
    <w:rsid w:val="007D264A"/>
    <w:rsid w:val="007D3554"/>
    <w:rsid w:val="007D6374"/>
    <w:rsid w:val="007D6963"/>
    <w:rsid w:val="007D6BEA"/>
    <w:rsid w:val="007D7DD7"/>
    <w:rsid w:val="007E16CF"/>
    <w:rsid w:val="007E3D50"/>
    <w:rsid w:val="007E41DC"/>
    <w:rsid w:val="007E5EFD"/>
    <w:rsid w:val="007F0D03"/>
    <w:rsid w:val="007F0EA4"/>
    <w:rsid w:val="007F2449"/>
    <w:rsid w:val="007F25FA"/>
    <w:rsid w:val="007F2C80"/>
    <w:rsid w:val="007F2D68"/>
    <w:rsid w:val="007F41C2"/>
    <w:rsid w:val="007F4E3D"/>
    <w:rsid w:val="007F5311"/>
    <w:rsid w:val="007F5362"/>
    <w:rsid w:val="00801BD6"/>
    <w:rsid w:val="008020BC"/>
    <w:rsid w:val="00804A93"/>
    <w:rsid w:val="0080544A"/>
    <w:rsid w:val="008075C5"/>
    <w:rsid w:val="00813942"/>
    <w:rsid w:val="00813BA0"/>
    <w:rsid w:val="00814FB9"/>
    <w:rsid w:val="00815BBF"/>
    <w:rsid w:val="00816D10"/>
    <w:rsid w:val="008173C7"/>
    <w:rsid w:val="00817ABA"/>
    <w:rsid w:val="00824B41"/>
    <w:rsid w:val="008255E7"/>
    <w:rsid w:val="008265FF"/>
    <w:rsid w:val="00826B75"/>
    <w:rsid w:val="00830A49"/>
    <w:rsid w:val="00831014"/>
    <w:rsid w:val="00831191"/>
    <w:rsid w:val="00831E5A"/>
    <w:rsid w:val="0083271F"/>
    <w:rsid w:val="0083584E"/>
    <w:rsid w:val="00835E22"/>
    <w:rsid w:val="008366AE"/>
    <w:rsid w:val="00837DA0"/>
    <w:rsid w:val="00840386"/>
    <w:rsid w:val="00840AB9"/>
    <w:rsid w:val="00841D36"/>
    <w:rsid w:val="008422BA"/>
    <w:rsid w:val="00842613"/>
    <w:rsid w:val="00842FE6"/>
    <w:rsid w:val="00843433"/>
    <w:rsid w:val="008455CB"/>
    <w:rsid w:val="00846C16"/>
    <w:rsid w:val="00847161"/>
    <w:rsid w:val="00850892"/>
    <w:rsid w:val="00850940"/>
    <w:rsid w:val="008511BA"/>
    <w:rsid w:val="00852CEC"/>
    <w:rsid w:val="0085677B"/>
    <w:rsid w:val="00856B9E"/>
    <w:rsid w:val="008570C4"/>
    <w:rsid w:val="00857291"/>
    <w:rsid w:val="00860C26"/>
    <w:rsid w:val="0086173D"/>
    <w:rsid w:val="00862A76"/>
    <w:rsid w:val="00862D38"/>
    <w:rsid w:val="00862DF3"/>
    <w:rsid w:val="00863454"/>
    <w:rsid w:val="0086362D"/>
    <w:rsid w:val="00863B30"/>
    <w:rsid w:val="0086715F"/>
    <w:rsid w:val="00867416"/>
    <w:rsid w:val="00867719"/>
    <w:rsid w:val="00870393"/>
    <w:rsid w:val="00872CC9"/>
    <w:rsid w:val="00873BB4"/>
    <w:rsid w:val="00877B55"/>
    <w:rsid w:val="00880030"/>
    <w:rsid w:val="00880D78"/>
    <w:rsid w:val="0088231F"/>
    <w:rsid w:val="00883344"/>
    <w:rsid w:val="008842DA"/>
    <w:rsid w:val="008845EC"/>
    <w:rsid w:val="0088612A"/>
    <w:rsid w:val="0088667D"/>
    <w:rsid w:val="0088675A"/>
    <w:rsid w:val="00886AAC"/>
    <w:rsid w:val="00891748"/>
    <w:rsid w:val="00894172"/>
    <w:rsid w:val="00894BBB"/>
    <w:rsid w:val="008958E2"/>
    <w:rsid w:val="00895BE0"/>
    <w:rsid w:val="00896F03"/>
    <w:rsid w:val="00897E9E"/>
    <w:rsid w:val="008A090C"/>
    <w:rsid w:val="008A1CBD"/>
    <w:rsid w:val="008A211C"/>
    <w:rsid w:val="008A2957"/>
    <w:rsid w:val="008A32DA"/>
    <w:rsid w:val="008A3567"/>
    <w:rsid w:val="008A6AF0"/>
    <w:rsid w:val="008A7EAF"/>
    <w:rsid w:val="008A7FA5"/>
    <w:rsid w:val="008B055A"/>
    <w:rsid w:val="008B1C91"/>
    <w:rsid w:val="008B3F9E"/>
    <w:rsid w:val="008B50B9"/>
    <w:rsid w:val="008B6478"/>
    <w:rsid w:val="008C010B"/>
    <w:rsid w:val="008C03DF"/>
    <w:rsid w:val="008C288B"/>
    <w:rsid w:val="008C40EC"/>
    <w:rsid w:val="008C52DB"/>
    <w:rsid w:val="008D061E"/>
    <w:rsid w:val="008D09B4"/>
    <w:rsid w:val="008D31FE"/>
    <w:rsid w:val="008D3511"/>
    <w:rsid w:val="008D3DC7"/>
    <w:rsid w:val="008D51BC"/>
    <w:rsid w:val="008D6A52"/>
    <w:rsid w:val="008D7CEF"/>
    <w:rsid w:val="008E0605"/>
    <w:rsid w:val="008E086E"/>
    <w:rsid w:val="008E111F"/>
    <w:rsid w:val="008E2F4C"/>
    <w:rsid w:val="008E6985"/>
    <w:rsid w:val="008E69D0"/>
    <w:rsid w:val="008E7407"/>
    <w:rsid w:val="008F0470"/>
    <w:rsid w:val="008F066B"/>
    <w:rsid w:val="008F14E8"/>
    <w:rsid w:val="008F248C"/>
    <w:rsid w:val="008F41A0"/>
    <w:rsid w:val="008F43D0"/>
    <w:rsid w:val="008F56D9"/>
    <w:rsid w:val="008F7B3C"/>
    <w:rsid w:val="00902C8C"/>
    <w:rsid w:val="0090467B"/>
    <w:rsid w:val="00905641"/>
    <w:rsid w:val="0090579D"/>
    <w:rsid w:val="00905DAA"/>
    <w:rsid w:val="00906BAE"/>
    <w:rsid w:val="009074DC"/>
    <w:rsid w:val="009104F8"/>
    <w:rsid w:val="00911A49"/>
    <w:rsid w:val="00911F00"/>
    <w:rsid w:val="009120B9"/>
    <w:rsid w:val="00914C1A"/>
    <w:rsid w:val="00916E27"/>
    <w:rsid w:val="00917836"/>
    <w:rsid w:val="00917EC2"/>
    <w:rsid w:val="00917FE7"/>
    <w:rsid w:val="0092103B"/>
    <w:rsid w:val="0092110E"/>
    <w:rsid w:val="009225CB"/>
    <w:rsid w:val="00924559"/>
    <w:rsid w:val="00926BFB"/>
    <w:rsid w:val="00930EB6"/>
    <w:rsid w:val="0093240D"/>
    <w:rsid w:val="00933960"/>
    <w:rsid w:val="00940466"/>
    <w:rsid w:val="00940B87"/>
    <w:rsid w:val="00940BDB"/>
    <w:rsid w:val="00941458"/>
    <w:rsid w:val="00942B0F"/>
    <w:rsid w:val="00944DD1"/>
    <w:rsid w:val="00946069"/>
    <w:rsid w:val="00946969"/>
    <w:rsid w:val="00947852"/>
    <w:rsid w:val="00947DB5"/>
    <w:rsid w:val="009523AD"/>
    <w:rsid w:val="00953143"/>
    <w:rsid w:val="00953961"/>
    <w:rsid w:val="00954710"/>
    <w:rsid w:val="00957342"/>
    <w:rsid w:val="00961135"/>
    <w:rsid w:val="00961972"/>
    <w:rsid w:val="00961D93"/>
    <w:rsid w:val="0096246A"/>
    <w:rsid w:val="00962B52"/>
    <w:rsid w:val="00964029"/>
    <w:rsid w:val="009641F4"/>
    <w:rsid w:val="0096449F"/>
    <w:rsid w:val="0096485E"/>
    <w:rsid w:val="00965833"/>
    <w:rsid w:val="00966C7F"/>
    <w:rsid w:val="009702CE"/>
    <w:rsid w:val="00972B44"/>
    <w:rsid w:val="0097341E"/>
    <w:rsid w:val="00973DEA"/>
    <w:rsid w:val="00974A17"/>
    <w:rsid w:val="00975285"/>
    <w:rsid w:val="009770FD"/>
    <w:rsid w:val="00977E1F"/>
    <w:rsid w:val="00981108"/>
    <w:rsid w:val="0098152D"/>
    <w:rsid w:val="00981910"/>
    <w:rsid w:val="00981F0B"/>
    <w:rsid w:val="009823B0"/>
    <w:rsid w:val="00982832"/>
    <w:rsid w:val="009831D1"/>
    <w:rsid w:val="00984050"/>
    <w:rsid w:val="009850F2"/>
    <w:rsid w:val="00985E16"/>
    <w:rsid w:val="0098796C"/>
    <w:rsid w:val="00987B3C"/>
    <w:rsid w:val="00991A74"/>
    <w:rsid w:val="0099331D"/>
    <w:rsid w:val="0099502B"/>
    <w:rsid w:val="00997FEE"/>
    <w:rsid w:val="009A0C31"/>
    <w:rsid w:val="009A319F"/>
    <w:rsid w:val="009A3989"/>
    <w:rsid w:val="009A627A"/>
    <w:rsid w:val="009A6505"/>
    <w:rsid w:val="009A7CFE"/>
    <w:rsid w:val="009B07C0"/>
    <w:rsid w:val="009B1490"/>
    <w:rsid w:val="009B66AB"/>
    <w:rsid w:val="009B68E3"/>
    <w:rsid w:val="009B729B"/>
    <w:rsid w:val="009B756F"/>
    <w:rsid w:val="009C114D"/>
    <w:rsid w:val="009C1A36"/>
    <w:rsid w:val="009C1C01"/>
    <w:rsid w:val="009C3BC0"/>
    <w:rsid w:val="009C3F27"/>
    <w:rsid w:val="009C419A"/>
    <w:rsid w:val="009C7559"/>
    <w:rsid w:val="009D0DCA"/>
    <w:rsid w:val="009D118F"/>
    <w:rsid w:val="009D3D89"/>
    <w:rsid w:val="009D3DCF"/>
    <w:rsid w:val="009D438B"/>
    <w:rsid w:val="009D6C8C"/>
    <w:rsid w:val="009D7F2F"/>
    <w:rsid w:val="009E05BE"/>
    <w:rsid w:val="009E35B2"/>
    <w:rsid w:val="009E35C8"/>
    <w:rsid w:val="009E6867"/>
    <w:rsid w:val="009F18E2"/>
    <w:rsid w:val="009F24FA"/>
    <w:rsid w:val="009F4346"/>
    <w:rsid w:val="009F443B"/>
    <w:rsid w:val="009F58CF"/>
    <w:rsid w:val="009F6A73"/>
    <w:rsid w:val="00A05386"/>
    <w:rsid w:val="00A05910"/>
    <w:rsid w:val="00A07B54"/>
    <w:rsid w:val="00A10BB2"/>
    <w:rsid w:val="00A11125"/>
    <w:rsid w:val="00A14674"/>
    <w:rsid w:val="00A153AC"/>
    <w:rsid w:val="00A153BD"/>
    <w:rsid w:val="00A17628"/>
    <w:rsid w:val="00A20188"/>
    <w:rsid w:val="00A2477E"/>
    <w:rsid w:val="00A24B69"/>
    <w:rsid w:val="00A26910"/>
    <w:rsid w:val="00A27F24"/>
    <w:rsid w:val="00A30C04"/>
    <w:rsid w:val="00A3245E"/>
    <w:rsid w:val="00A32DB4"/>
    <w:rsid w:val="00A331ED"/>
    <w:rsid w:val="00A3373A"/>
    <w:rsid w:val="00A35796"/>
    <w:rsid w:val="00A35B23"/>
    <w:rsid w:val="00A35E94"/>
    <w:rsid w:val="00A362BC"/>
    <w:rsid w:val="00A3712C"/>
    <w:rsid w:val="00A41715"/>
    <w:rsid w:val="00A41F27"/>
    <w:rsid w:val="00A42091"/>
    <w:rsid w:val="00A4277A"/>
    <w:rsid w:val="00A42A25"/>
    <w:rsid w:val="00A4343F"/>
    <w:rsid w:val="00A448C3"/>
    <w:rsid w:val="00A47C74"/>
    <w:rsid w:val="00A51130"/>
    <w:rsid w:val="00A515DF"/>
    <w:rsid w:val="00A5248E"/>
    <w:rsid w:val="00A53EEE"/>
    <w:rsid w:val="00A54B81"/>
    <w:rsid w:val="00A54F42"/>
    <w:rsid w:val="00A56C8E"/>
    <w:rsid w:val="00A608C4"/>
    <w:rsid w:val="00A60AC0"/>
    <w:rsid w:val="00A61383"/>
    <w:rsid w:val="00A61D93"/>
    <w:rsid w:val="00A624CF"/>
    <w:rsid w:val="00A62819"/>
    <w:rsid w:val="00A63C68"/>
    <w:rsid w:val="00A646FD"/>
    <w:rsid w:val="00A64A53"/>
    <w:rsid w:val="00A64CA2"/>
    <w:rsid w:val="00A6704F"/>
    <w:rsid w:val="00A71751"/>
    <w:rsid w:val="00A732ED"/>
    <w:rsid w:val="00A73BC3"/>
    <w:rsid w:val="00A7432D"/>
    <w:rsid w:val="00A74979"/>
    <w:rsid w:val="00A756EE"/>
    <w:rsid w:val="00A76EBA"/>
    <w:rsid w:val="00A77C7F"/>
    <w:rsid w:val="00A803D4"/>
    <w:rsid w:val="00A82ECD"/>
    <w:rsid w:val="00A85043"/>
    <w:rsid w:val="00A85784"/>
    <w:rsid w:val="00A85867"/>
    <w:rsid w:val="00A86216"/>
    <w:rsid w:val="00A870C9"/>
    <w:rsid w:val="00A943A6"/>
    <w:rsid w:val="00A96A09"/>
    <w:rsid w:val="00A975AC"/>
    <w:rsid w:val="00AA0257"/>
    <w:rsid w:val="00AA0BA8"/>
    <w:rsid w:val="00AA1B5D"/>
    <w:rsid w:val="00AA2E3B"/>
    <w:rsid w:val="00AA373D"/>
    <w:rsid w:val="00AA4CBD"/>
    <w:rsid w:val="00AA5DBE"/>
    <w:rsid w:val="00AA7B91"/>
    <w:rsid w:val="00AB0F3D"/>
    <w:rsid w:val="00AB255B"/>
    <w:rsid w:val="00AB315F"/>
    <w:rsid w:val="00AB328F"/>
    <w:rsid w:val="00AB5FE5"/>
    <w:rsid w:val="00AB7577"/>
    <w:rsid w:val="00AB7FD7"/>
    <w:rsid w:val="00AC107F"/>
    <w:rsid w:val="00AC3A01"/>
    <w:rsid w:val="00AC5D14"/>
    <w:rsid w:val="00AC72E7"/>
    <w:rsid w:val="00AC7565"/>
    <w:rsid w:val="00AC7B9C"/>
    <w:rsid w:val="00AD2206"/>
    <w:rsid w:val="00AD6223"/>
    <w:rsid w:val="00AD6833"/>
    <w:rsid w:val="00AD7D24"/>
    <w:rsid w:val="00AE0552"/>
    <w:rsid w:val="00AE1154"/>
    <w:rsid w:val="00AE1417"/>
    <w:rsid w:val="00AE1F8C"/>
    <w:rsid w:val="00AE44C5"/>
    <w:rsid w:val="00AE4803"/>
    <w:rsid w:val="00AE5BD3"/>
    <w:rsid w:val="00AE63D8"/>
    <w:rsid w:val="00AE7490"/>
    <w:rsid w:val="00AE7971"/>
    <w:rsid w:val="00AE79C1"/>
    <w:rsid w:val="00AE7DCB"/>
    <w:rsid w:val="00AF513A"/>
    <w:rsid w:val="00AF51EF"/>
    <w:rsid w:val="00AF7C65"/>
    <w:rsid w:val="00B0001E"/>
    <w:rsid w:val="00B00648"/>
    <w:rsid w:val="00B00B08"/>
    <w:rsid w:val="00B01248"/>
    <w:rsid w:val="00B01743"/>
    <w:rsid w:val="00B02E27"/>
    <w:rsid w:val="00B044D3"/>
    <w:rsid w:val="00B0658D"/>
    <w:rsid w:val="00B06E0A"/>
    <w:rsid w:val="00B10333"/>
    <w:rsid w:val="00B10E6F"/>
    <w:rsid w:val="00B1105A"/>
    <w:rsid w:val="00B113A8"/>
    <w:rsid w:val="00B14200"/>
    <w:rsid w:val="00B14B28"/>
    <w:rsid w:val="00B15116"/>
    <w:rsid w:val="00B1599D"/>
    <w:rsid w:val="00B159EE"/>
    <w:rsid w:val="00B16E51"/>
    <w:rsid w:val="00B22C32"/>
    <w:rsid w:val="00B24E44"/>
    <w:rsid w:val="00B25CA6"/>
    <w:rsid w:val="00B25DA6"/>
    <w:rsid w:val="00B25F18"/>
    <w:rsid w:val="00B3098B"/>
    <w:rsid w:val="00B32B9B"/>
    <w:rsid w:val="00B34663"/>
    <w:rsid w:val="00B348EC"/>
    <w:rsid w:val="00B35C08"/>
    <w:rsid w:val="00B406CF"/>
    <w:rsid w:val="00B41ADC"/>
    <w:rsid w:val="00B41B3A"/>
    <w:rsid w:val="00B42908"/>
    <w:rsid w:val="00B42EC3"/>
    <w:rsid w:val="00B43DD4"/>
    <w:rsid w:val="00B43E27"/>
    <w:rsid w:val="00B500F8"/>
    <w:rsid w:val="00B521F2"/>
    <w:rsid w:val="00B535E3"/>
    <w:rsid w:val="00B555D9"/>
    <w:rsid w:val="00B55A3E"/>
    <w:rsid w:val="00B56AFD"/>
    <w:rsid w:val="00B56E96"/>
    <w:rsid w:val="00B57A20"/>
    <w:rsid w:val="00B601EC"/>
    <w:rsid w:val="00B60635"/>
    <w:rsid w:val="00B619B7"/>
    <w:rsid w:val="00B61C76"/>
    <w:rsid w:val="00B623B9"/>
    <w:rsid w:val="00B628B3"/>
    <w:rsid w:val="00B63422"/>
    <w:rsid w:val="00B66E01"/>
    <w:rsid w:val="00B70E5D"/>
    <w:rsid w:val="00B7104C"/>
    <w:rsid w:val="00B72377"/>
    <w:rsid w:val="00B73EB0"/>
    <w:rsid w:val="00B754AB"/>
    <w:rsid w:val="00B7795E"/>
    <w:rsid w:val="00B77A65"/>
    <w:rsid w:val="00B831B5"/>
    <w:rsid w:val="00B8354D"/>
    <w:rsid w:val="00B83944"/>
    <w:rsid w:val="00B84680"/>
    <w:rsid w:val="00B84965"/>
    <w:rsid w:val="00B86F73"/>
    <w:rsid w:val="00B86FFA"/>
    <w:rsid w:val="00B87D79"/>
    <w:rsid w:val="00B87FB0"/>
    <w:rsid w:val="00B90D59"/>
    <w:rsid w:val="00B90D73"/>
    <w:rsid w:val="00B91154"/>
    <w:rsid w:val="00B9180B"/>
    <w:rsid w:val="00B9313A"/>
    <w:rsid w:val="00B93F4E"/>
    <w:rsid w:val="00B94B34"/>
    <w:rsid w:val="00B94D0B"/>
    <w:rsid w:val="00B94DF1"/>
    <w:rsid w:val="00B97136"/>
    <w:rsid w:val="00B9778C"/>
    <w:rsid w:val="00BA0288"/>
    <w:rsid w:val="00BA0732"/>
    <w:rsid w:val="00BA0AC7"/>
    <w:rsid w:val="00BA0AEE"/>
    <w:rsid w:val="00BA1B9A"/>
    <w:rsid w:val="00BA1BB3"/>
    <w:rsid w:val="00BA20DE"/>
    <w:rsid w:val="00BA3B37"/>
    <w:rsid w:val="00BA4518"/>
    <w:rsid w:val="00BA5072"/>
    <w:rsid w:val="00BA52F6"/>
    <w:rsid w:val="00BA5AE0"/>
    <w:rsid w:val="00BB0C3D"/>
    <w:rsid w:val="00BB1C36"/>
    <w:rsid w:val="00BB3BC8"/>
    <w:rsid w:val="00BB6481"/>
    <w:rsid w:val="00BB6D1C"/>
    <w:rsid w:val="00BB6E00"/>
    <w:rsid w:val="00BC03AE"/>
    <w:rsid w:val="00BC0725"/>
    <w:rsid w:val="00BC36E1"/>
    <w:rsid w:val="00BC3BEA"/>
    <w:rsid w:val="00BC4BAC"/>
    <w:rsid w:val="00BC4F9D"/>
    <w:rsid w:val="00BD06C0"/>
    <w:rsid w:val="00BD0814"/>
    <w:rsid w:val="00BD3CE9"/>
    <w:rsid w:val="00BD3E8A"/>
    <w:rsid w:val="00BD5292"/>
    <w:rsid w:val="00BD5F34"/>
    <w:rsid w:val="00BE08B4"/>
    <w:rsid w:val="00BE09B2"/>
    <w:rsid w:val="00BE2533"/>
    <w:rsid w:val="00BE254F"/>
    <w:rsid w:val="00BE5AF1"/>
    <w:rsid w:val="00BE6456"/>
    <w:rsid w:val="00BE730B"/>
    <w:rsid w:val="00BE7D00"/>
    <w:rsid w:val="00BF42EE"/>
    <w:rsid w:val="00BF4EDB"/>
    <w:rsid w:val="00BF5017"/>
    <w:rsid w:val="00BF62B7"/>
    <w:rsid w:val="00C011C5"/>
    <w:rsid w:val="00C02120"/>
    <w:rsid w:val="00C0499B"/>
    <w:rsid w:val="00C0576C"/>
    <w:rsid w:val="00C06D25"/>
    <w:rsid w:val="00C07F01"/>
    <w:rsid w:val="00C131FD"/>
    <w:rsid w:val="00C1482D"/>
    <w:rsid w:val="00C17837"/>
    <w:rsid w:val="00C17A6F"/>
    <w:rsid w:val="00C17D67"/>
    <w:rsid w:val="00C20F1C"/>
    <w:rsid w:val="00C22576"/>
    <w:rsid w:val="00C23043"/>
    <w:rsid w:val="00C231E4"/>
    <w:rsid w:val="00C24CA0"/>
    <w:rsid w:val="00C24E09"/>
    <w:rsid w:val="00C25041"/>
    <w:rsid w:val="00C27A9A"/>
    <w:rsid w:val="00C32FD0"/>
    <w:rsid w:val="00C332EC"/>
    <w:rsid w:val="00C354D5"/>
    <w:rsid w:val="00C36DC2"/>
    <w:rsid w:val="00C41753"/>
    <w:rsid w:val="00C41A45"/>
    <w:rsid w:val="00C438D8"/>
    <w:rsid w:val="00C45CC4"/>
    <w:rsid w:val="00C47170"/>
    <w:rsid w:val="00C51048"/>
    <w:rsid w:val="00C5449F"/>
    <w:rsid w:val="00C544C1"/>
    <w:rsid w:val="00C55A52"/>
    <w:rsid w:val="00C56ED8"/>
    <w:rsid w:val="00C60112"/>
    <w:rsid w:val="00C612BC"/>
    <w:rsid w:val="00C61C4B"/>
    <w:rsid w:val="00C6221E"/>
    <w:rsid w:val="00C63885"/>
    <w:rsid w:val="00C6512E"/>
    <w:rsid w:val="00C65881"/>
    <w:rsid w:val="00C70181"/>
    <w:rsid w:val="00C70EA4"/>
    <w:rsid w:val="00C712E6"/>
    <w:rsid w:val="00C717B1"/>
    <w:rsid w:val="00C71C6F"/>
    <w:rsid w:val="00C73287"/>
    <w:rsid w:val="00C73DA7"/>
    <w:rsid w:val="00C76442"/>
    <w:rsid w:val="00C769B2"/>
    <w:rsid w:val="00C76BAA"/>
    <w:rsid w:val="00C76D72"/>
    <w:rsid w:val="00C77264"/>
    <w:rsid w:val="00C82DA9"/>
    <w:rsid w:val="00C83F31"/>
    <w:rsid w:val="00C853A7"/>
    <w:rsid w:val="00C8593C"/>
    <w:rsid w:val="00C860B5"/>
    <w:rsid w:val="00C86AB3"/>
    <w:rsid w:val="00C871C3"/>
    <w:rsid w:val="00C90521"/>
    <w:rsid w:val="00C9160B"/>
    <w:rsid w:val="00C94A8A"/>
    <w:rsid w:val="00C94EDD"/>
    <w:rsid w:val="00C95A70"/>
    <w:rsid w:val="00CA212F"/>
    <w:rsid w:val="00CA2C4D"/>
    <w:rsid w:val="00CA338E"/>
    <w:rsid w:val="00CA341A"/>
    <w:rsid w:val="00CA5085"/>
    <w:rsid w:val="00CA6041"/>
    <w:rsid w:val="00CA737E"/>
    <w:rsid w:val="00CB0475"/>
    <w:rsid w:val="00CB19F8"/>
    <w:rsid w:val="00CB2A52"/>
    <w:rsid w:val="00CB2B80"/>
    <w:rsid w:val="00CB4236"/>
    <w:rsid w:val="00CB74DE"/>
    <w:rsid w:val="00CC0BBF"/>
    <w:rsid w:val="00CC1457"/>
    <w:rsid w:val="00CC1A33"/>
    <w:rsid w:val="00CC1BCF"/>
    <w:rsid w:val="00CC3660"/>
    <w:rsid w:val="00CC42AC"/>
    <w:rsid w:val="00CC522F"/>
    <w:rsid w:val="00CD034C"/>
    <w:rsid w:val="00CD03D4"/>
    <w:rsid w:val="00CD25C0"/>
    <w:rsid w:val="00CD3176"/>
    <w:rsid w:val="00CD4F0C"/>
    <w:rsid w:val="00CD5C10"/>
    <w:rsid w:val="00CD7835"/>
    <w:rsid w:val="00CE20BB"/>
    <w:rsid w:val="00CE3C55"/>
    <w:rsid w:val="00CE50BD"/>
    <w:rsid w:val="00CE54BA"/>
    <w:rsid w:val="00CE624A"/>
    <w:rsid w:val="00CE635F"/>
    <w:rsid w:val="00CE6AE3"/>
    <w:rsid w:val="00CE7138"/>
    <w:rsid w:val="00CE78CA"/>
    <w:rsid w:val="00CE7AE5"/>
    <w:rsid w:val="00CF0F13"/>
    <w:rsid w:val="00CF1314"/>
    <w:rsid w:val="00CF16D8"/>
    <w:rsid w:val="00CF17BD"/>
    <w:rsid w:val="00CF34DC"/>
    <w:rsid w:val="00CF6328"/>
    <w:rsid w:val="00D015C5"/>
    <w:rsid w:val="00D03976"/>
    <w:rsid w:val="00D05770"/>
    <w:rsid w:val="00D06FB7"/>
    <w:rsid w:val="00D079F4"/>
    <w:rsid w:val="00D103C9"/>
    <w:rsid w:val="00D104B1"/>
    <w:rsid w:val="00D10A21"/>
    <w:rsid w:val="00D11131"/>
    <w:rsid w:val="00D12A8D"/>
    <w:rsid w:val="00D13B0C"/>
    <w:rsid w:val="00D16043"/>
    <w:rsid w:val="00D1662A"/>
    <w:rsid w:val="00D17691"/>
    <w:rsid w:val="00D2151F"/>
    <w:rsid w:val="00D22974"/>
    <w:rsid w:val="00D22984"/>
    <w:rsid w:val="00D2305D"/>
    <w:rsid w:val="00D2348F"/>
    <w:rsid w:val="00D25046"/>
    <w:rsid w:val="00D26976"/>
    <w:rsid w:val="00D30185"/>
    <w:rsid w:val="00D310E6"/>
    <w:rsid w:val="00D31782"/>
    <w:rsid w:val="00D31ADD"/>
    <w:rsid w:val="00D3203A"/>
    <w:rsid w:val="00D341EA"/>
    <w:rsid w:val="00D3710C"/>
    <w:rsid w:val="00D37389"/>
    <w:rsid w:val="00D4042F"/>
    <w:rsid w:val="00D40E9A"/>
    <w:rsid w:val="00D41B85"/>
    <w:rsid w:val="00D42FB6"/>
    <w:rsid w:val="00D43A45"/>
    <w:rsid w:val="00D43BE8"/>
    <w:rsid w:val="00D46731"/>
    <w:rsid w:val="00D47534"/>
    <w:rsid w:val="00D51CE4"/>
    <w:rsid w:val="00D53AC8"/>
    <w:rsid w:val="00D54198"/>
    <w:rsid w:val="00D554D4"/>
    <w:rsid w:val="00D561C8"/>
    <w:rsid w:val="00D567B6"/>
    <w:rsid w:val="00D571E2"/>
    <w:rsid w:val="00D62B2D"/>
    <w:rsid w:val="00D63C06"/>
    <w:rsid w:val="00D6458C"/>
    <w:rsid w:val="00D64A8D"/>
    <w:rsid w:val="00D64C02"/>
    <w:rsid w:val="00D67271"/>
    <w:rsid w:val="00D70897"/>
    <w:rsid w:val="00D71414"/>
    <w:rsid w:val="00D71CA9"/>
    <w:rsid w:val="00D72406"/>
    <w:rsid w:val="00D72622"/>
    <w:rsid w:val="00D72884"/>
    <w:rsid w:val="00D72FB6"/>
    <w:rsid w:val="00D73053"/>
    <w:rsid w:val="00D7369F"/>
    <w:rsid w:val="00D75361"/>
    <w:rsid w:val="00D75FBD"/>
    <w:rsid w:val="00D771C6"/>
    <w:rsid w:val="00D7733B"/>
    <w:rsid w:val="00D77AAA"/>
    <w:rsid w:val="00D80A58"/>
    <w:rsid w:val="00D81067"/>
    <w:rsid w:val="00D81235"/>
    <w:rsid w:val="00D8206F"/>
    <w:rsid w:val="00D84294"/>
    <w:rsid w:val="00D850F5"/>
    <w:rsid w:val="00D876AD"/>
    <w:rsid w:val="00D906A5"/>
    <w:rsid w:val="00D97ED3"/>
    <w:rsid w:val="00DA0DB9"/>
    <w:rsid w:val="00DA149B"/>
    <w:rsid w:val="00DA3711"/>
    <w:rsid w:val="00DA67FE"/>
    <w:rsid w:val="00DA6A93"/>
    <w:rsid w:val="00DB19DB"/>
    <w:rsid w:val="00DB5DA9"/>
    <w:rsid w:val="00DB681B"/>
    <w:rsid w:val="00DB733D"/>
    <w:rsid w:val="00DC009F"/>
    <w:rsid w:val="00DC0AFB"/>
    <w:rsid w:val="00DC2A57"/>
    <w:rsid w:val="00DC2E0C"/>
    <w:rsid w:val="00DC485A"/>
    <w:rsid w:val="00DC48AF"/>
    <w:rsid w:val="00DC73DA"/>
    <w:rsid w:val="00DD079A"/>
    <w:rsid w:val="00DD0B4A"/>
    <w:rsid w:val="00DD1005"/>
    <w:rsid w:val="00DD4331"/>
    <w:rsid w:val="00DD5036"/>
    <w:rsid w:val="00DD5A24"/>
    <w:rsid w:val="00DD6C56"/>
    <w:rsid w:val="00DD6DA7"/>
    <w:rsid w:val="00DE1275"/>
    <w:rsid w:val="00DE285E"/>
    <w:rsid w:val="00DE2B8D"/>
    <w:rsid w:val="00DE3248"/>
    <w:rsid w:val="00DE44A3"/>
    <w:rsid w:val="00DE521B"/>
    <w:rsid w:val="00DE6931"/>
    <w:rsid w:val="00DE7262"/>
    <w:rsid w:val="00DE7C6B"/>
    <w:rsid w:val="00DF0744"/>
    <w:rsid w:val="00DF178C"/>
    <w:rsid w:val="00DF17D5"/>
    <w:rsid w:val="00DF1CC3"/>
    <w:rsid w:val="00DF2865"/>
    <w:rsid w:val="00DF2ACD"/>
    <w:rsid w:val="00DF368D"/>
    <w:rsid w:val="00DF4C37"/>
    <w:rsid w:val="00DF5D65"/>
    <w:rsid w:val="00DF5DF0"/>
    <w:rsid w:val="00DF6611"/>
    <w:rsid w:val="00DF66AD"/>
    <w:rsid w:val="00DF6F70"/>
    <w:rsid w:val="00E00630"/>
    <w:rsid w:val="00E017AA"/>
    <w:rsid w:val="00E03A39"/>
    <w:rsid w:val="00E04465"/>
    <w:rsid w:val="00E04968"/>
    <w:rsid w:val="00E04DDD"/>
    <w:rsid w:val="00E05EA6"/>
    <w:rsid w:val="00E072DF"/>
    <w:rsid w:val="00E07C34"/>
    <w:rsid w:val="00E07C5F"/>
    <w:rsid w:val="00E112CB"/>
    <w:rsid w:val="00E15331"/>
    <w:rsid w:val="00E155AB"/>
    <w:rsid w:val="00E1691E"/>
    <w:rsid w:val="00E172B3"/>
    <w:rsid w:val="00E176A9"/>
    <w:rsid w:val="00E1797C"/>
    <w:rsid w:val="00E20626"/>
    <w:rsid w:val="00E20988"/>
    <w:rsid w:val="00E210D8"/>
    <w:rsid w:val="00E21265"/>
    <w:rsid w:val="00E21BEA"/>
    <w:rsid w:val="00E23488"/>
    <w:rsid w:val="00E239D8"/>
    <w:rsid w:val="00E240E4"/>
    <w:rsid w:val="00E27730"/>
    <w:rsid w:val="00E30EB9"/>
    <w:rsid w:val="00E31DA9"/>
    <w:rsid w:val="00E3376F"/>
    <w:rsid w:val="00E33F4B"/>
    <w:rsid w:val="00E3456D"/>
    <w:rsid w:val="00E348B5"/>
    <w:rsid w:val="00E34E7E"/>
    <w:rsid w:val="00E34EBC"/>
    <w:rsid w:val="00E362BC"/>
    <w:rsid w:val="00E367D7"/>
    <w:rsid w:val="00E4041E"/>
    <w:rsid w:val="00E4186B"/>
    <w:rsid w:val="00E4233D"/>
    <w:rsid w:val="00E431F5"/>
    <w:rsid w:val="00E4427F"/>
    <w:rsid w:val="00E44545"/>
    <w:rsid w:val="00E44B5B"/>
    <w:rsid w:val="00E46770"/>
    <w:rsid w:val="00E47CF3"/>
    <w:rsid w:val="00E516C7"/>
    <w:rsid w:val="00E52EE1"/>
    <w:rsid w:val="00E53325"/>
    <w:rsid w:val="00E53DA2"/>
    <w:rsid w:val="00E54925"/>
    <w:rsid w:val="00E54C32"/>
    <w:rsid w:val="00E55C8D"/>
    <w:rsid w:val="00E565A7"/>
    <w:rsid w:val="00E5730E"/>
    <w:rsid w:val="00E57364"/>
    <w:rsid w:val="00E57468"/>
    <w:rsid w:val="00E579F6"/>
    <w:rsid w:val="00E57B09"/>
    <w:rsid w:val="00E61732"/>
    <w:rsid w:val="00E61A34"/>
    <w:rsid w:val="00E61E74"/>
    <w:rsid w:val="00E6353B"/>
    <w:rsid w:val="00E6721A"/>
    <w:rsid w:val="00E702CA"/>
    <w:rsid w:val="00E71671"/>
    <w:rsid w:val="00E720BB"/>
    <w:rsid w:val="00E72646"/>
    <w:rsid w:val="00E734E0"/>
    <w:rsid w:val="00E735B2"/>
    <w:rsid w:val="00E73CF5"/>
    <w:rsid w:val="00E74665"/>
    <w:rsid w:val="00E74B56"/>
    <w:rsid w:val="00E74E49"/>
    <w:rsid w:val="00E74EA4"/>
    <w:rsid w:val="00E77664"/>
    <w:rsid w:val="00E8006F"/>
    <w:rsid w:val="00E8078F"/>
    <w:rsid w:val="00E819E2"/>
    <w:rsid w:val="00E81A96"/>
    <w:rsid w:val="00E81BEC"/>
    <w:rsid w:val="00E82FE7"/>
    <w:rsid w:val="00E8375C"/>
    <w:rsid w:val="00E83D00"/>
    <w:rsid w:val="00E86382"/>
    <w:rsid w:val="00E90007"/>
    <w:rsid w:val="00E9307A"/>
    <w:rsid w:val="00E96392"/>
    <w:rsid w:val="00E97D5F"/>
    <w:rsid w:val="00EA100E"/>
    <w:rsid w:val="00EA1498"/>
    <w:rsid w:val="00EA317A"/>
    <w:rsid w:val="00EA35DB"/>
    <w:rsid w:val="00EA3FC0"/>
    <w:rsid w:val="00EA4AF4"/>
    <w:rsid w:val="00EA5398"/>
    <w:rsid w:val="00EA5439"/>
    <w:rsid w:val="00EA5E81"/>
    <w:rsid w:val="00EB2813"/>
    <w:rsid w:val="00EB5294"/>
    <w:rsid w:val="00EB55B1"/>
    <w:rsid w:val="00EB5C7E"/>
    <w:rsid w:val="00EB61F2"/>
    <w:rsid w:val="00EB62B0"/>
    <w:rsid w:val="00EB6A6F"/>
    <w:rsid w:val="00EC25C8"/>
    <w:rsid w:val="00EC3415"/>
    <w:rsid w:val="00EC37B6"/>
    <w:rsid w:val="00EC55D3"/>
    <w:rsid w:val="00EC6E2C"/>
    <w:rsid w:val="00EC782D"/>
    <w:rsid w:val="00EC7C2F"/>
    <w:rsid w:val="00ED0A3C"/>
    <w:rsid w:val="00ED40A9"/>
    <w:rsid w:val="00ED44E7"/>
    <w:rsid w:val="00ED5CEB"/>
    <w:rsid w:val="00ED5D5B"/>
    <w:rsid w:val="00ED7638"/>
    <w:rsid w:val="00EE2E0E"/>
    <w:rsid w:val="00EE37CE"/>
    <w:rsid w:val="00EE3978"/>
    <w:rsid w:val="00EE5E62"/>
    <w:rsid w:val="00EE7AE7"/>
    <w:rsid w:val="00EF14BA"/>
    <w:rsid w:val="00EF19F7"/>
    <w:rsid w:val="00EF2AC7"/>
    <w:rsid w:val="00EF2D09"/>
    <w:rsid w:val="00EF5687"/>
    <w:rsid w:val="00EF7888"/>
    <w:rsid w:val="00F000B9"/>
    <w:rsid w:val="00F01212"/>
    <w:rsid w:val="00F015DF"/>
    <w:rsid w:val="00F039A1"/>
    <w:rsid w:val="00F04100"/>
    <w:rsid w:val="00F054AB"/>
    <w:rsid w:val="00F0617A"/>
    <w:rsid w:val="00F06BF9"/>
    <w:rsid w:val="00F07516"/>
    <w:rsid w:val="00F075A5"/>
    <w:rsid w:val="00F10AFA"/>
    <w:rsid w:val="00F10DD3"/>
    <w:rsid w:val="00F132A8"/>
    <w:rsid w:val="00F13919"/>
    <w:rsid w:val="00F146B0"/>
    <w:rsid w:val="00F14B5C"/>
    <w:rsid w:val="00F14B89"/>
    <w:rsid w:val="00F16B4A"/>
    <w:rsid w:val="00F214A2"/>
    <w:rsid w:val="00F22E02"/>
    <w:rsid w:val="00F23118"/>
    <w:rsid w:val="00F238A0"/>
    <w:rsid w:val="00F23DFF"/>
    <w:rsid w:val="00F245CA"/>
    <w:rsid w:val="00F26E04"/>
    <w:rsid w:val="00F27F86"/>
    <w:rsid w:val="00F30D9B"/>
    <w:rsid w:val="00F3144E"/>
    <w:rsid w:val="00F350EA"/>
    <w:rsid w:val="00F36155"/>
    <w:rsid w:val="00F36E40"/>
    <w:rsid w:val="00F37059"/>
    <w:rsid w:val="00F37284"/>
    <w:rsid w:val="00F37EAC"/>
    <w:rsid w:val="00F400FC"/>
    <w:rsid w:val="00F40257"/>
    <w:rsid w:val="00F4108B"/>
    <w:rsid w:val="00F410EE"/>
    <w:rsid w:val="00F41465"/>
    <w:rsid w:val="00F41A15"/>
    <w:rsid w:val="00F41F89"/>
    <w:rsid w:val="00F422BC"/>
    <w:rsid w:val="00F42A4E"/>
    <w:rsid w:val="00F42F6E"/>
    <w:rsid w:val="00F4402D"/>
    <w:rsid w:val="00F44ACB"/>
    <w:rsid w:val="00F45873"/>
    <w:rsid w:val="00F460DA"/>
    <w:rsid w:val="00F46725"/>
    <w:rsid w:val="00F47DAD"/>
    <w:rsid w:val="00F50231"/>
    <w:rsid w:val="00F528D3"/>
    <w:rsid w:val="00F53A32"/>
    <w:rsid w:val="00F54F9A"/>
    <w:rsid w:val="00F551A9"/>
    <w:rsid w:val="00F568F2"/>
    <w:rsid w:val="00F66231"/>
    <w:rsid w:val="00F7057C"/>
    <w:rsid w:val="00F7299D"/>
    <w:rsid w:val="00F737A5"/>
    <w:rsid w:val="00F7668F"/>
    <w:rsid w:val="00F76933"/>
    <w:rsid w:val="00F7775A"/>
    <w:rsid w:val="00F801EF"/>
    <w:rsid w:val="00F804EF"/>
    <w:rsid w:val="00F80C1C"/>
    <w:rsid w:val="00F813A2"/>
    <w:rsid w:val="00F82E54"/>
    <w:rsid w:val="00F84400"/>
    <w:rsid w:val="00F84C52"/>
    <w:rsid w:val="00F84D4B"/>
    <w:rsid w:val="00F85064"/>
    <w:rsid w:val="00F86937"/>
    <w:rsid w:val="00F8744D"/>
    <w:rsid w:val="00F907DF"/>
    <w:rsid w:val="00F922E2"/>
    <w:rsid w:val="00F92848"/>
    <w:rsid w:val="00F933FC"/>
    <w:rsid w:val="00F94066"/>
    <w:rsid w:val="00F941C0"/>
    <w:rsid w:val="00F94E4D"/>
    <w:rsid w:val="00F964DD"/>
    <w:rsid w:val="00F96EC3"/>
    <w:rsid w:val="00F97072"/>
    <w:rsid w:val="00FA1AA3"/>
    <w:rsid w:val="00FA2829"/>
    <w:rsid w:val="00FA3D6D"/>
    <w:rsid w:val="00FA4861"/>
    <w:rsid w:val="00FA6BE3"/>
    <w:rsid w:val="00FA6E69"/>
    <w:rsid w:val="00FA75F0"/>
    <w:rsid w:val="00FA77F9"/>
    <w:rsid w:val="00FA7DDD"/>
    <w:rsid w:val="00FB0C4D"/>
    <w:rsid w:val="00FB20AF"/>
    <w:rsid w:val="00FB3F55"/>
    <w:rsid w:val="00FB4665"/>
    <w:rsid w:val="00FB52A5"/>
    <w:rsid w:val="00FB5B75"/>
    <w:rsid w:val="00FC0CD4"/>
    <w:rsid w:val="00FC1CAD"/>
    <w:rsid w:val="00FC2F24"/>
    <w:rsid w:val="00FC2F4E"/>
    <w:rsid w:val="00FC3171"/>
    <w:rsid w:val="00FC3888"/>
    <w:rsid w:val="00FC5949"/>
    <w:rsid w:val="00FC5C4D"/>
    <w:rsid w:val="00FC6BCB"/>
    <w:rsid w:val="00FC6D67"/>
    <w:rsid w:val="00FC7E82"/>
    <w:rsid w:val="00FD233A"/>
    <w:rsid w:val="00FD3847"/>
    <w:rsid w:val="00FD6842"/>
    <w:rsid w:val="00FE1E7E"/>
    <w:rsid w:val="00FE2F99"/>
    <w:rsid w:val="00FE2FC3"/>
    <w:rsid w:val="00FE34A7"/>
    <w:rsid w:val="00FE57B7"/>
    <w:rsid w:val="00FE72B1"/>
    <w:rsid w:val="00FF7494"/>
    <w:rsid w:val="01BE43E0"/>
    <w:rsid w:val="03C123DE"/>
    <w:rsid w:val="04D2F985"/>
    <w:rsid w:val="052E69CC"/>
    <w:rsid w:val="0531EA98"/>
    <w:rsid w:val="095F1010"/>
    <w:rsid w:val="0A5F7FA1"/>
    <w:rsid w:val="0B661A0D"/>
    <w:rsid w:val="0B8DBBA2"/>
    <w:rsid w:val="0C9DE029"/>
    <w:rsid w:val="0CDEC0A7"/>
    <w:rsid w:val="0D86B274"/>
    <w:rsid w:val="120507C2"/>
    <w:rsid w:val="1216DC0A"/>
    <w:rsid w:val="12F61EED"/>
    <w:rsid w:val="14CDCD91"/>
    <w:rsid w:val="14EBA0EC"/>
    <w:rsid w:val="15F0A570"/>
    <w:rsid w:val="16ABE975"/>
    <w:rsid w:val="17D27A4A"/>
    <w:rsid w:val="1937DF43"/>
    <w:rsid w:val="1A77A825"/>
    <w:rsid w:val="1AD17FEB"/>
    <w:rsid w:val="1AE2D751"/>
    <w:rsid w:val="1C05BF08"/>
    <w:rsid w:val="1C5CAA47"/>
    <w:rsid w:val="1C7E66C2"/>
    <w:rsid w:val="1D2AA971"/>
    <w:rsid w:val="1D4B8B01"/>
    <w:rsid w:val="1DACB902"/>
    <w:rsid w:val="1DC87333"/>
    <w:rsid w:val="1E156142"/>
    <w:rsid w:val="1E64F01A"/>
    <w:rsid w:val="1EF4F836"/>
    <w:rsid w:val="207E9251"/>
    <w:rsid w:val="2171E2C8"/>
    <w:rsid w:val="218F0640"/>
    <w:rsid w:val="21F10F5E"/>
    <w:rsid w:val="221182D9"/>
    <w:rsid w:val="224498A2"/>
    <w:rsid w:val="25A81966"/>
    <w:rsid w:val="263554B8"/>
    <w:rsid w:val="26FF9D23"/>
    <w:rsid w:val="271C4296"/>
    <w:rsid w:val="28572D2A"/>
    <w:rsid w:val="28F7F757"/>
    <w:rsid w:val="293626BF"/>
    <w:rsid w:val="2A61E4F4"/>
    <w:rsid w:val="2AE9EA95"/>
    <w:rsid w:val="2C491E4A"/>
    <w:rsid w:val="2EE3EA74"/>
    <w:rsid w:val="2EFD5B4E"/>
    <w:rsid w:val="2F38DB83"/>
    <w:rsid w:val="3090FA32"/>
    <w:rsid w:val="32B30AB9"/>
    <w:rsid w:val="33924B24"/>
    <w:rsid w:val="3814CE74"/>
    <w:rsid w:val="3BF7F8CC"/>
    <w:rsid w:val="3C1B9242"/>
    <w:rsid w:val="3C295664"/>
    <w:rsid w:val="3EEA6543"/>
    <w:rsid w:val="3F3F3EC7"/>
    <w:rsid w:val="3F95E6DF"/>
    <w:rsid w:val="3FF59399"/>
    <w:rsid w:val="419FD2A2"/>
    <w:rsid w:val="41C9E007"/>
    <w:rsid w:val="42785F7B"/>
    <w:rsid w:val="44E15114"/>
    <w:rsid w:val="4571A363"/>
    <w:rsid w:val="47E8782F"/>
    <w:rsid w:val="48AB299E"/>
    <w:rsid w:val="4A965922"/>
    <w:rsid w:val="4DB1D389"/>
    <w:rsid w:val="4EF1FC07"/>
    <w:rsid w:val="4F125189"/>
    <w:rsid w:val="4F69A3D1"/>
    <w:rsid w:val="544A8B45"/>
    <w:rsid w:val="54F84C08"/>
    <w:rsid w:val="57B4BE9C"/>
    <w:rsid w:val="584BB02D"/>
    <w:rsid w:val="5926F2C9"/>
    <w:rsid w:val="5A2A8E7C"/>
    <w:rsid w:val="5B814980"/>
    <w:rsid w:val="5B9FD732"/>
    <w:rsid w:val="5D280C55"/>
    <w:rsid w:val="5DA037EF"/>
    <w:rsid w:val="5EB8B9B5"/>
    <w:rsid w:val="5ECD82CB"/>
    <w:rsid w:val="5F283FFA"/>
    <w:rsid w:val="6016C107"/>
    <w:rsid w:val="6146349E"/>
    <w:rsid w:val="61EB197C"/>
    <w:rsid w:val="643DD5EB"/>
    <w:rsid w:val="66557829"/>
    <w:rsid w:val="667A7BE6"/>
    <w:rsid w:val="66991B16"/>
    <w:rsid w:val="66FAC2EA"/>
    <w:rsid w:val="67E7D24A"/>
    <w:rsid w:val="6874436C"/>
    <w:rsid w:val="68A67C69"/>
    <w:rsid w:val="69E0F24F"/>
    <w:rsid w:val="6B4820A6"/>
    <w:rsid w:val="6D9283C7"/>
    <w:rsid w:val="6E1BFDC1"/>
    <w:rsid w:val="6EFAD901"/>
    <w:rsid w:val="71EA15CA"/>
    <w:rsid w:val="723DEE51"/>
    <w:rsid w:val="725C785A"/>
    <w:rsid w:val="7493422B"/>
    <w:rsid w:val="7525FF2A"/>
    <w:rsid w:val="75A80DD6"/>
    <w:rsid w:val="78502321"/>
    <w:rsid w:val="78C9456C"/>
    <w:rsid w:val="7925E760"/>
    <w:rsid w:val="797A3B10"/>
    <w:rsid w:val="79F0B638"/>
    <w:rsid w:val="79F72548"/>
    <w:rsid w:val="7BC0B1AB"/>
    <w:rsid w:val="7C3E63B8"/>
    <w:rsid w:val="7F14E0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1F74F7"/>
  <w15:docId w15:val="{28FF4836-BCEC-47C5-A595-BB229934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1516"/>
    <w:pPr>
      <w:widowControl w:val="0"/>
    </w:pPr>
  </w:style>
  <w:style w:type="paragraph" w:styleId="1">
    <w:name w:val="heading 1"/>
    <w:basedOn w:val="a"/>
    <w:next w:val="a"/>
    <w:link w:val="10"/>
    <w:uiPriority w:val="9"/>
    <w:qFormat/>
    <w:rsid w:val="008B055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A0AEE"/>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000E2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BE5AF1"/>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4E038B"/>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4E038B"/>
    <w:pPr>
      <w:keepNext/>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unhideWhenUsed/>
    <w:qFormat/>
    <w:rsid w:val="00B348EC"/>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unhideWhenUsed/>
    <w:qFormat/>
    <w:rsid w:val="00B348EC"/>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unhideWhenUsed/>
    <w:qFormat/>
    <w:rsid w:val="00B348EC"/>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B055A"/>
    <w:rPr>
      <w:rFonts w:asciiTheme="majorHAnsi" w:eastAsiaTheme="majorEastAsia" w:hAnsiTheme="majorHAnsi" w:cstheme="majorBidi"/>
      <w:b/>
      <w:bCs/>
      <w:kern w:val="52"/>
      <w:sz w:val="52"/>
      <w:szCs w:val="52"/>
    </w:rPr>
  </w:style>
  <w:style w:type="character" w:customStyle="1" w:styleId="40">
    <w:name w:val="標題 4 字元"/>
    <w:basedOn w:val="a0"/>
    <w:link w:val="4"/>
    <w:uiPriority w:val="9"/>
    <w:rsid w:val="00BE5AF1"/>
    <w:rPr>
      <w:rFonts w:asciiTheme="majorHAnsi" w:eastAsiaTheme="majorEastAsia" w:hAnsiTheme="majorHAnsi" w:cstheme="majorBidi"/>
      <w:sz w:val="36"/>
      <w:szCs w:val="36"/>
    </w:rPr>
  </w:style>
  <w:style w:type="paragraph" w:styleId="a3">
    <w:name w:val="List Paragraph"/>
    <w:basedOn w:val="a"/>
    <w:uiPriority w:val="34"/>
    <w:qFormat/>
    <w:rsid w:val="005D29BB"/>
    <w:pPr>
      <w:ind w:leftChars="200" w:left="480"/>
    </w:pPr>
  </w:style>
  <w:style w:type="paragraph" w:styleId="a4">
    <w:name w:val="Date"/>
    <w:basedOn w:val="a"/>
    <w:next w:val="a"/>
    <w:link w:val="a5"/>
    <w:uiPriority w:val="99"/>
    <w:semiHidden/>
    <w:unhideWhenUsed/>
    <w:rsid w:val="008C52DB"/>
    <w:pPr>
      <w:jc w:val="right"/>
    </w:pPr>
  </w:style>
  <w:style w:type="character" w:customStyle="1" w:styleId="a5">
    <w:name w:val="日期 字元"/>
    <w:basedOn w:val="a0"/>
    <w:link w:val="a4"/>
    <w:uiPriority w:val="99"/>
    <w:semiHidden/>
    <w:rsid w:val="008C52DB"/>
  </w:style>
  <w:style w:type="table" w:styleId="a6">
    <w:name w:val="Table Grid"/>
    <w:basedOn w:val="a1"/>
    <w:uiPriority w:val="39"/>
    <w:rsid w:val="00B11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57A20"/>
    <w:pPr>
      <w:tabs>
        <w:tab w:val="center" w:pos="4153"/>
        <w:tab w:val="right" w:pos="8306"/>
      </w:tabs>
      <w:snapToGrid w:val="0"/>
    </w:pPr>
    <w:rPr>
      <w:sz w:val="20"/>
      <w:szCs w:val="20"/>
    </w:rPr>
  </w:style>
  <w:style w:type="character" w:customStyle="1" w:styleId="a8">
    <w:name w:val="頁首 字元"/>
    <w:basedOn w:val="a0"/>
    <w:link w:val="a7"/>
    <w:uiPriority w:val="99"/>
    <w:rsid w:val="00B57A20"/>
    <w:rPr>
      <w:sz w:val="20"/>
      <w:szCs w:val="20"/>
    </w:rPr>
  </w:style>
  <w:style w:type="paragraph" w:styleId="a9">
    <w:name w:val="footer"/>
    <w:basedOn w:val="a"/>
    <w:link w:val="aa"/>
    <w:uiPriority w:val="99"/>
    <w:unhideWhenUsed/>
    <w:rsid w:val="00B57A20"/>
    <w:pPr>
      <w:tabs>
        <w:tab w:val="center" w:pos="4153"/>
        <w:tab w:val="right" w:pos="8306"/>
      </w:tabs>
      <w:snapToGrid w:val="0"/>
    </w:pPr>
    <w:rPr>
      <w:sz w:val="20"/>
      <w:szCs w:val="20"/>
    </w:rPr>
  </w:style>
  <w:style w:type="character" w:customStyle="1" w:styleId="aa">
    <w:name w:val="頁尾 字元"/>
    <w:basedOn w:val="a0"/>
    <w:link w:val="a9"/>
    <w:uiPriority w:val="99"/>
    <w:rsid w:val="00B57A20"/>
    <w:rPr>
      <w:sz w:val="20"/>
      <w:szCs w:val="20"/>
    </w:rPr>
  </w:style>
  <w:style w:type="paragraph" w:styleId="ab">
    <w:name w:val="Balloon Text"/>
    <w:basedOn w:val="a"/>
    <w:link w:val="ac"/>
    <w:uiPriority w:val="99"/>
    <w:semiHidden/>
    <w:unhideWhenUsed/>
    <w:rsid w:val="00612ED1"/>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612ED1"/>
    <w:rPr>
      <w:rFonts w:asciiTheme="majorHAnsi" w:eastAsiaTheme="majorEastAsia" w:hAnsiTheme="majorHAnsi" w:cstheme="majorBidi"/>
      <w:sz w:val="18"/>
      <w:szCs w:val="18"/>
    </w:rPr>
  </w:style>
  <w:style w:type="character" w:styleId="ad">
    <w:name w:val="Placeholder Text"/>
    <w:basedOn w:val="a0"/>
    <w:uiPriority w:val="99"/>
    <w:semiHidden/>
    <w:rsid w:val="00817ABA"/>
    <w:rPr>
      <w:color w:val="808080"/>
    </w:rPr>
  </w:style>
  <w:style w:type="paragraph" w:styleId="ae">
    <w:name w:val="caption"/>
    <w:basedOn w:val="a"/>
    <w:next w:val="a"/>
    <w:uiPriority w:val="35"/>
    <w:unhideWhenUsed/>
    <w:qFormat/>
    <w:rsid w:val="00004B0B"/>
    <w:rPr>
      <w:sz w:val="20"/>
      <w:szCs w:val="20"/>
    </w:rPr>
  </w:style>
  <w:style w:type="paragraph" w:styleId="af">
    <w:name w:val="TOC Heading"/>
    <w:basedOn w:val="1"/>
    <w:next w:val="a"/>
    <w:uiPriority w:val="39"/>
    <w:unhideWhenUsed/>
    <w:qFormat/>
    <w:rsid w:val="008B055A"/>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99"/>
    <w:unhideWhenUsed/>
    <w:rsid w:val="008B055A"/>
  </w:style>
  <w:style w:type="character" w:styleId="af0">
    <w:name w:val="Hyperlink"/>
    <w:basedOn w:val="a0"/>
    <w:uiPriority w:val="99"/>
    <w:unhideWhenUsed/>
    <w:rsid w:val="008B055A"/>
    <w:rPr>
      <w:color w:val="0563C1" w:themeColor="hyperlink"/>
      <w:u w:val="single"/>
    </w:rPr>
  </w:style>
  <w:style w:type="paragraph" w:styleId="21">
    <w:name w:val="toc 2"/>
    <w:basedOn w:val="a"/>
    <w:next w:val="a"/>
    <w:autoRedefine/>
    <w:uiPriority w:val="39"/>
    <w:unhideWhenUsed/>
    <w:rsid w:val="008B055A"/>
    <w:pPr>
      <w:ind w:leftChars="200" w:left="480"/>
    </w:pPr>
  </w:style>
  <w:style w:type="paragraph" w:styleId="31">
    <w:name w:val="toc 3"/>
    <w:basedOn w:val="a"/>
    <w:next w:val="a"/>
    <w:autoRedefine/>
    <w:uiPriority w:val="39"/>
    <w:unhideWhenUsed/>
    <w:rsid w:val="008B055A"/>
    <w:pPr>
      <w:ind w:leftChars="400" w:left="960"/>
    </w:pPr>
  </w:style>
  <w:style w:type="character" w:styleId="af1">
    <w:name w:val="Unresolved Mention"/>
    <w:basedOn w:val="a0"/>
    <w:uiPriority w:val="99"/>
    <w:semiHidden/>
    <w:unhideWhenUsed/>
    <w:rsid w:val="00B84965"/>
    <w:rPr>
      <w:color w:val="605E5C"/>
      <w:shd w:val="clear" w:color="auto" w:fill="E1DFDD"/>
    </w:rPr>
  </w:style>
  <w:style w:type="character" w:styleId="af2">
    <w:name w:val="FollowedHyperlink"/>
    <w:basedOn w:val="a0"/>
    <w:uiPriority w:val="99"/>
    <w:semiHidden/>
    <w:unhideWhenUsed/>
    <w:rsid w:val="00F964DD"/>
    <w:rPr>
      <w:color w:val="954F72" w:themeColor="followedHyperlink"/>
      <w:u w:val="single"/>
    </w:rPr>
  </w:style>
  <w:style w:type="paragraph" w:styleId="41">
    <w:name w:val="toc 4"/>
    <w:basedOn w:val="a"/>
    <w:next w:val="a"/>
    <w:autoRedefine/>
    <w:uiPriority w:val="39"/>
    <w:unhideWhenUsed/>
    <w:rsid w:val="00A870C9"/>
    <w:pPr>
      <w:ind w:leftChars="600" w:left="1440"/>
    </w:pPr>
    <w:rPr>
      <w14:ligatures w14:val="standardContextual"/>
    </w:rPr>
  </w:style>
  <w:style w:type="paragraph" w:styleId="51">
    <w:name w:val="toc 5"/>
    <w:basedOn w:val="a"/>
    <w:next w:val="a"/>
    <w:autoRedefine/>
    <w:uiPriority w:val="39"/>
    <w:unhideWhenUsed/>
    <w:rsid w:val="00A870C9"/>
    <w:pPr>
      <w:ind w:leftChars="800" w:left="1920"/>
    </w:pPr>
    <w:rPr>
      <w14:ligatures w14:val="standardContextual"/>
    </w:rPr>
  </w:style>
  <w:style w:type="paragraph" w:styleId="61">
    <w:name w:val="toc 6"/>
    <w:basedOn w:val="a"/>
    <w:next w:val="a"/>
    <w:autoRedefine/>
    <w:uiPriority w:val="39"/>
    <w:unhideWhenUsed/>
    <w:rsid w:val="00A870C9"/>
    <w:pPr>
      <w:ind w:leftChars="1000" w:left="2400"/>
    </w:pPr>
    <w:rPr>
      <w14:ligatures w14:val="standardContextual"/>
    </w:rPr>
  </w:style>
  <w:style w:type="paragraph" w:styleId="71">
    <w:name w:val="toc 7"/>
    <w:basedOn w:val="a"/>
    <w:next w:val="a"/>
    <w:autoRedefine/>
    <w:uiPriority w:val="39"/>
    <w:unhideWhenUsed/>
    <w:rsid w:val="00A870C9"/>
    <w:pPr>
      <w:ind w:leftChars="1200" w:left="2880"/>
    </w:pPr>
    <w:rPr>
      <w14:ligatures w14:val="standardContextual"/>
    </w:rPr>
  </w:style>
  <w:style w:type="paragraph" w:styleId="81">
    <w:name w:val="toc 8"/>
    <w:basedOn w:val="a"/>
    <w:next w:val="a"/>
    <w:autoRedefine/>
    <w:uiPriority w:val="39"/>
    <w:unhideWhenUsed/>
    <w:rsid w:val="00A870C9"/>
    <w:pPr>
      <w:ind w:leftChars="1400" w:left="3360"/>
    </w:pPr>
    <w:rPr>
      <w14:ligatures w14:val="standardContextual"/>
    </w:rPr>
  </w:style>
  <w:style w:type="paragraph" w:styleId="91">
    <w:name w:val="toc 9"/>
    <w:basedOn w:val="a"/>
    <w:next w:val="a"/>
    <w:autoRedefine/>
    <w:uiPriority w:val="39"/>
    <w:unhideWhenUsed/>
    <w:rsid w:val="00A870C9"/>
    <w:pPr>
      <w:ind w:leftChars="1600" w:left="3840"/>
    </w:pPr>
    <w:rPr>
      <w14:ligatures w14:val="standardContextual"/>
    </w:rPr>
  </w:style>
  <w:style w:type="paragraph" w:styleId="Web">
    <w:name w:val="Normal (Web)"/>
    <w:basedOn w:val="a"/>
    <w:uiPriority w:val="99"/>
    <w:semiHidden/>
    <w:unhideWhenUsed/>
    <w:rsid w:val="00AE79C1"/>
    <w:rPr>
      <w:rFonts w:ascii="Times New Roman" w:hAnsi="Times New Roman" w:cs="Times New Roman"/>
      <w:szCs w:val="24"/>
    </w:rPr>
  </w:style>
  <w:style w:type="character" w:customStyle="1" w:styleId="20">
    <w:name w:val="標題 2 字元"/>
    <w:basedOn w:val="a0"/>
    <w:link w:val="2"/>
    <w:uiPriority w:val="9"/>
    <w:rsid w:val="00BA0AEE"/>
    <w:rPr>
      <w:rFonts w:asciiTheme="majorHAnsi" w:eastAsiaTheme="majorEastAsia" w:hAnsiTheme="majorHAnsi" w:cstheme="majorBidi"/>
      <w:b/>
      <w:bCs/>
      <w:sz w:val="48"/>
      <w:szCs w:val="48"/>
    </w:rPr>
  </w:style>
  <w:style w:type="character" w:customStyle="1" w:styleId="30">
    <w:name w:val="標題 3 字元"/>
    <w:basedOn w:val="a0"/>
    <w:link w:val="3"/>
    <w:uiPriority w:val="9"/>
    <w:rsid w:val="00000E28"/>
    <w:rPr>
      <w:rFonts w:asciiTheme="majorHAnsi" w:eastAsiaTheme="majorEastAsia" w:hAnsiTheme="majorHAnsi" w:cstheme="majorBidi"/>
      <w:b/>
      <w:bCs/>
      <w:sz w:val="36"/>
      <w:szCs w:val="36"/>
    </w:rPr>
  </w:style>
  <w:style w:type="character" w:customStyle="1" w:styleId="50">
    <w:name w:val="標題 5 字元"/>
    <w:basedOn w:val="a0"/>
    <w:link w:val="5"/>
    <w:uiPriority w:val="9"/>
    <w:rsid w:val="004E038B"/>
    <w:rPr>
      <w:rFonts w:asciiTheme="majorHAnsi" w:eastAsiaTheme="majorEastAsia" w:hAnsiTheme="majorHAnsi" w:cstheme="majorBidi"/>
      <w:b/>
      <w:bCs/>
      <w:sz w:val="36"/>
      <w:szCs w:val="36"/>
    </w:rPr>
  </w:style>
  <w:style w:type="character" w:customStyle="1" w:styleId="60">
    <w:name w:val="標題 6 字元"/>
    <w:basedOn w:val="a0"/>
    <w:link w:val="6"/>
    <w:uiPriority w:val="9"/>
    <w:rsid w:val="004E038B"/>
    <w:rPr>
      <w:rFonts w:asciiTheme="majorHAnsi" w:eastAsiaTheme="majorEastAsia" w:hAnsiTheme="majorHAnsi" w:cstheme="majorBidi"/>
      <w:sz w:val="36"/>
      <w:szCs w:val="36"/>
    </w:rPr>
  </w:style>
  <w:style w:type="paragraph" w:styleId="af3">
    <w:name w:val="Title"/>
    <w:basedOn w:val="a"/>
    <w:next w:val="a"/>
    <w:link w:val="af4"/>
    <w:uiPriority w:val="10"/>
    <w:qFormat/>
    <w:rsid w:val="004E038B"/>
    <w:pPr>
      <w:spacing w:before="240" w:after="60"/>
      <w:jc w:val="center"/>
      <w:outlineLvl w:val="0"/>
    </w:pPr>
    <w:rPr>
      <w:rFonts w:asciiTheme="majorHAnsi" w:eastAsiaTheme="majorEastAsia" w:hAnsiTheme="majorHAnsi" w:cstheme="majorBidi"/>
      <w:b/>
      <w:bCs/>
      <w:sz w:val="32"/>
      <w:szCs w:val="32"/>
    </w:rPr>
  </w:style>
  <w:style w:type="character" w:customStyle="1" w:styleId="af4">
    <w:name w:val="標題 字元"/>
    <w:basedOn w:val="a0"/>
    <w:link w:val="af3"/>
    <w:uiPriority w:val="10"/>
    <w:rsid w:val="004E038B"/>
    <w:rPr>
      <w:rFonts w:asciiTheme="majorHAnsi" w:eastAsiaTheme="majorEastAsia" w:hAnsiTheme="majorHAnsi" w:cstheme="majorBidi"/>
      <w:b/>
      <w:bCs/>
      <w:sz w:val="32"/>
      <w:szCs w:val="32"/>
    </w:rPr>
  </w:style>
  <w:style w:type="character" w:customStyle="1" w:styleId="70">
    <w:name w:val="標題 7 字元"/>
    <w:basedOn w:val="a0"/>
    <w:link w:val="7"/>
    <w:uiPriority w:val="9"/>
    <w:rsid w:val="00B348EC"/>
    <w:rPr>
      <w:rFonts w:asciiTheme="majorHAnsi" w:eastAsiaTheme="majorEastAsia" w:hAnsiTheme="majorHAnsi" w:cstheme="majorBidi"/>
      <w:b/>
      <w:bCs/>
      <w:sz w:val="36"/>
      <w:szCs w:val="36"/>
    </w:rPr>
  </w:style>
  <w:style w:type="character" w:customStyle="1" w:styleId="80">
    <w:name w:val="標題 8 字元"/>
    <w:basedOn w:val="a0"/>
    <w:link w:val="8"/>
    <w:uiPriority w:val="9"/>
    <w:rsid w:val="00B348EC"/>
    <w:rPr>
      <w:rFonts w:asciiTheme="majorHAnsi" w:eastAsiaTheme="majorEastAsia" w:hAnsiTheme="majorHAnsi" w:cstheme="majorBidi"/>
      <w:sz w:val="36"/>
      <w:szCs w:val="36"/>
    </w:rPr>
  </w:style>
  <w:style w:type="character" w:customStyle="1" w:styleId="90">
    <w:name w:val="標題 9 字元"/>
    <w:basedOn w:val="a0"/>
    <w:link w:val="9"/>
    <w:uiPriority w:val="9"/>
    <w:rsid w:val="00B348EC"/>
    <w:rPr>
      <w:rFonts w:asciiTheme="majorHAnsi" w:eastAsiaTheme="majorEastAsia" w:hAnsiTheme="majorHAnsi" w:cstheme="majorBidi"/>
      <w:sz w:val="36"/>
      <w:szCs w:val="36"/>
    </w:rPr>
  </w:style>
  <w:style w:type="paragraph" w:styleId="af5">
    <w:name w:val="Subtitle"/>
    <w:basedOn w:val="a"/>
    <w:next w:val="a"/>
    <w:link w:val="af6"/>
    <w:uiPriority w:val="11"/>
    <w:qFormat/>
    <w:rsid w:val="00B348EC"/>
    <w:pPr>
      <w:spacing w:after="60"/>
      <w:jc w:val="center"/>
      <w:outlineLvl w:val="1"/>
    </w:pPr>
    <w:rPr>
      <w:szCs w:val="24"/>
    </w:rPr>
  </w:style>
  <w:style w:type="character" w:customStyle="1" w:styleId="af6">
    <w:name w:val="副標題 字元"/>
    <w:basedOn w:val="a0"/>
    <w:link w:val="af5"/>
    <w:uiPriority w:val="11"/>
    <w:rsid w:val="00B348EC"/>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42283">
      <w:bodyDiv w:val="1"/>
      <w:marLeft w:val="0"/>
      <w:marRight w:val="0"/>
      <w:marTop w:val="0"/>
      <w:marBottom w:val="0"/>
      <w:divBdr>
        <w:top w:val="none" w:sz="0" w:space="0" w:color="auto"/>
        <w:left w:val="none" w:sz="0" w:space="0" w:color="auto"/>
        <w:bottom w:val="none" w:sz="0" w:space="0" w:color="auto"/>
        <w:right w:val="none" w:sz="0" w:space="0" w:color="auto"/>
      </w:divBdr>
    </w:div>
    <w:div w:id="77673024">
      <w:bodyDiv w:val="1"/>
      <w:marLeft w:val="0"/>
      <w:marRight w:val="0"/>
      <w:marTop w:val="0"/>
      <w:marBottom w:val="0"/>
      <w:divBdr>
        <w:top w:val="none" w:sz="0" w:space="0" w:color="auto"/>
        <w:left w:val="none" w:sz="0" w:space="0" w:color="auto"/>
        <w:bottom w:val="none" w:sz="0" w:space="0" w:color="auto"/>
        <w:right w:val="none" w:sz="0" w:space="0" w:color="auto"/>
      </w:divBdr>
    </w:div>
    <w:div w:id="92022381">
      <w:bodyDiv w:val="1"/>
      <w:marLeft w:val="0"/>
      <w:marRight w:val="0"/>
      <w:marTop w:val="0"/>
      <w:marBottom w:val="0"/>
      <w:divBdr>
        <w:top w:val="none" w:sz="0" w:space="0" w:color="auto"/>
        <w:left w:val="none" w:sz="0" w:space="0" w:color="auto"/>
        <w:bottom w:val="none" w:sz="0" w:space="0" w:color="auto"/>
        <w:right w:val="none" w:sz="0" w:space="0" w:color="auto"/>
      </w:divBdr>
    </w:div>
    <w:div w:id="104691250">
      <w:bodyDiv w:val="1"/>
      <w:marLeft w:val="0"/>
      <w:marRight w:val="0"/>
      <w:marTop w:val="0"/>
      <w:marBottom w:val="0"/>
      <w:divBdr>
        <w:top w:val="none" w:sz="0" w:space="0" w:color="auto"/>
        <w:left w:val="none" w:sz="0" w:space="0" w:color="auto"/>
        <w:bottom w:val="none" w:sz="0" w:space="0" w:color="auto"/>
        <w:right w:val="none" w:sz="0" w:space="0" w:color="auto"/>
      </w:divBdr>
    </w:div>
    <w:div w:id="123084818">
      <w:bodyDiv w:val="1"/>
      <w:marLeft w:val="0"/>
      <w:marRight w:val="0"/>
      <w:marTop w:val="0"/>
      <w:marBottom w:val="0"/>
      <w:divBdr>
        <w:top w:val="none" w:sz="0" w:space="0" w:color="auto"/>
        <w:left w:val="none" w:sz="0" w:space="0" w:color="auto"/>
        <w:bottom w:val="none" w:sz="0" w:space="0" w:color="auto"/>
        <w:right w:val="none" w:sz="0" w:space="0" w:color="auto"/>
      </w:divBdr>
    </w:div>
    <w:div w:id="144392480">
      <w:bodyDiv w:val="1"/>
      <w:marLeft w:val="0"/>
      <w:marRight w:val="0"/>
      <w:marTop w:val="0"/>
      <w:marBottom w:val="0"/>
      <w:divBdr>
        <w:top w:val="none" w:sz="0" w:space="0" w:color="auto"/>
        <w:left w:val="none" w:sz="0" w:space="0" w:color="auto"/>
        <w:bottom w:val="none" w:sz="0" w:space="0" w:color="auto"/>
        <w:right w:val="none" w:sz="0" w:space="0" w:color="auto"/>
      </w:divBdr>
      <w:divsChild>
        <w:div w:id="928587201">
          <w:marLeft w:val="547"/>
          <w:marRight w:val="0"/>
          <w:marTop w:val="0"/>
          <w:marBottom w:val="0"/>
          <w:divBdr>
            <w:top w:val="none" w:sz="0" w:space="0" w:color="auto"/>
            <w:left w:val="none" w:sz="0" w:space="0" w:color="auto"/>
            <w:bottom w:val="none" w:sz="0" w:space="0" w:color="auto"/>
            <w:right w:val="none" w:sz="0" w:space="0" w:color="auto"/>
          </w:divBdr>
        </w:div>
      </w:divsChild>
    </w:div>
    <w:div w:id="178127804">
      <w:bodyDiv w:val="1"/>
      <w:marLeft w:val="0"/>
      <w:marRight w:val="0"/>
      <w:marTop w:val="0"/>
      <w:marBottom w:val="0"/>
      <w:divBdr>
        <w:top w:val="none" w:sz="0" w:space="0" w:color="auto"/>
        <w:left w:val="none" w:sz="0" w:space="0" w:color="auto"/>
        <w:bottom w:val="none" w:sz="0" w:space="0" w:color="auto"/>
        <w:right w:val="none" w:sz="0" w:space="0" w:color="auto"/>
      </w:divBdr>
    </w:div>
    <w:div w:id="192110801">
      <w:bodyDiv w:val="1"/>
      <w:marLeft w:val="0"/>
      <w:marRight w:val="0"/>
      <w:marTop w:val="0"/>
      <w:marBottom w:val="0"/>
      <w:divBdr>
        <w:top w:val="none" w:sz="0" w:space="0" w:color="auto"/>
        <w:left w:val="none" w:sz="0" w:space="0" w:color="auto"/>
        <w:bottom w:val="none" w:sz="0" w:space="0" w:color="auto"/>
        <w:right w:val="none" w:sz="0" w:space="0" w:color="auto"/>
      </w:divBdr>
    </w:div>
    <w:div w:id="433205448">
      <w:bodyDiv w:val="1"/>
      <w:marLeft w:val="0"/>
      <w:marRight w:val="0"/>
      <w:marTop w:val="0"/>
      <w:marBottom w:val="0"/>
      <w:divBdr>
        <w:top w:val="none" w:sz="0" w:space="0" w:color="auto"/>
        <w:left w:val="none" w:sz="0" w:space="0" w:color="auto"/>
        <w:bottom w:val="none" w:sz="0" w:space="0" w:color="auto"/>
        <w:right w:val="none" w:sz="0" w:space="0" w:color="auto"/>
      </w:divBdr>
    </w:div>
    <w:div w:id="527376722">
      <w:bodyDiv w:val="1"/>
      <w:marLeft w:val="0"/>
      <w:marRight w:val="0"/>
      <w:marTop w:val="0"/>
      <w:marBottom w:val="0"/>
      <w:divBdr>
        <w:top w:val="none" w:sz="0" w:space="0" w:color="auto"/>
        <w:left w:val="none" w:sz="0" w:space="0" w:color="auto"/>
        <w:bottom w:val="none" w:sz="0" w:space="0" w:color="auto"/>
        <w:right w:val="none" w:sz="0" w:space="0" w:color="auto"/>
      </w:divBdr>
    </w:div>
    <w:div w:id="677200626">
      <w:bodyDiv w:val="1"/>
      <w:marLeft w:val="0"/>
      <w:marRight w:val="0"/>
      <w:marTop w:val="0"/>
      <w:marBottom w:val="0"/>
      <w:divBdr>
        <w:top w:val="none" w:sz="0" w:space="0" w:color="auto"/>
        <w:left w:val="none" w:sz="0" w:space="0" w:color="auto"/>
        <w:bottom w:val="none" w:sz="0" w:space="0" w:color="auto"/>
        <w:right w:val="none" w:sz="0" w:space="0" w:color="auto"/>
      </w:divBdr>
    </w:div>
    <w:div w:id="728308024">
      <w:bodyDiv w:val="1"/>
      <w:marLeft w:val="0"/>
      <w:marRight w:val="0"/>
      <w:marTop w:val="0"/>
      <w:marBottom w:val="0"/>
      <w:divBdr>
        <w:top w:val="none" w:sz="0" w:space="0" w:color="auto"/>
        <w:left w:val="none" w:sz="0" w:space="0" w:color="auto"/>
        <w:bottom w:val="none" w:sz="0" w:space="0" w:color="auto"/>
        <w:right w:val="none" w:sz="0" w:space="0" w:color="auto"/>
      </w:divBdr>
    </w:div>
    <w:div w:id="768156580">
      <w:bodyDiv w:val="1"/>
      <w:marLeft w:val="0"/>
      <w:marRight w:val="0"/>
      <w:marTop w:val="0"/>
      <w:marBottom w:val="0"/>
      <w:divBdr>
        <w:top w:val="none" w:sz="0" w:space="0" w:color="auto"/>
        <w:left w:val="none" w:sz="0" w:space="0" w:color="auto"/>
        <w:bottom w:val="none" w:sz="0" w:space="0" w:color="auto"/>
        <w:right w:val="none" w:sz="0" w:space="0" w:color="auto"/>
      </w:divBdr>
    </w:div>
    <w:div w:id="793133746">
      <w:bodyDiv w:val="1"/>
      <w:marLeft w:val="0"/>
      <w:marRight w:val="0"/>
      <w:marTop w:val="0"/>
      <w:marBottom w:val="0"/>
      <w:divBdr>
        <w:top w:val="none" w:sz="0" w:space="0" w:color="auto"/>
        <w:left w:val="none" w:sz="0" w:space="0" w:color="auto"/>
        <w:bottom w:val="none" w:sz="0" w:space="0" w:color="auto"/>
        <w:right w:val="none" w:sz="0" w:space="0" w:color="auto"/>
      </w:divBdr>
    </w:div>
    <w:div w:id="851725263">
      <w:bodyDiv w:val="1"/>
      <w:marLeft w:val="0"/>
      <w:marRight w:val="0"/>
      <w:marTop w:val="0"/>
      <w:marBottom w:val="0"/>
      <w:divBdr>
        <w:top w:val="none" w:sz="0" w:space="0" w:color="auto"/>
        <w:left w:val="none" w:sz="0" w:space="0" w:color="auto"/>
        <w:bottom w:val="none" w:sz="0" w:space="0" w:color="auto"/>
        <w:right w:val="none" w:sz="0" w:space="0" w:color="auto"/>
      </w:divBdr>
    </w:div>
    <w:div w:id="886113233">
      <w:bodyDiv w:val="1"/>
      <w:marLeft w:val="0"/>
      <w:marRight w:val="0"/>
      <w:marTop w:val="0"/>
      <w:marBottom w:val="0"/>
      <w:divBdr>
        <w:top w:val="none" w:sz="0" w:space="0" w:color="auto"/>
        <w:left w:val="none" w:sz="0" w:space="0" w:color="auto"/>
        <w:bottom w:val="none" w:sz="0" w:space="0" w:color="auto"/>
        <w:right w:val="none" w:sz="0" w:space="0" w:color="auto"/>
      </w:divBdr>
    </w:div>
    <w:div w:id="919290816">
      <w:bodyDiv w:val="1"/>
      <w:marLeft w:val="0"/>
      <w:marRight w:val="0"/>
      <w:marTop w:val="0"/>
      <w:marBottom w:val="0"/>
      <w:divBdr>
        <w:top w:val="none" w:sz="0" w:space="0" w:color="auto"/>
        <w:left w:val="none" w:sz="0" w:space="0" w:color="auto"/>
        <w:bottom w:val="none" w:sz="0" w:space="0" w:color="auto"/>
        <w:right w:val="none" w:sz="0" w:space="0" w:color="auto"/>
      </w:divBdr>
    </w:div>
    <w:div w:id="955940018">
      <w:bodyDiv w:val="1"/>
      <w:marLeft w:val="0"/>
      <w:marRight w:val="0"/>
      <w:marTop w:val="0"/>
      <w:marBottom w:val="0"/>
      <w:divBdr>
        <w:top w:val="none" w:sz="0" w:space="0" w:color="auto"/>
        <w:left w:val="none" w:sz="0" w:space="0" w:color="auto"/>
        <w:bottom w:val="none" w:sz="0" w:space="0" w:color="auto"/>
        <w:right w:val="none" w:sz="0" w:space="0" w:color="auto"/>
      </w:divBdr>
    </w:div>
    <w:div w:id="1203593010">
      <w:bodyDiv w:val="1"/>
      <w:marLeft w:val="0"/>
      <w:marRight w:val="0"/>
      <w:marTop w:val="0"/>
      <w:marBottom w:val="0"/>
      <w:divBdr>
        <w:top w:val="none" w:sz="0" w:space="0" w:color="auto"/>
        <w:left w:val="none" w:sz="0" w:space="0" w:color="auto"/>
        <w:bottom w:val="none" w:sz="0" w:space="0" w:color="auto"/>
        <w:right w:val="none" w:sz="0" w:space="0" w:color="auto"/>
      </w:divBdr>
    </w:div>
    <w:div w:id="1208221889">
      <w:bodyDiv w:val="1"/>
      <w:marLeft w:val="0"/>
      <w:marRight w:val="0"/>
      <w:marTop w:val="0"/>
      <w:marBottom w:val="0"/>
      <w:divBdr>
        <w:top w:val="none" w:sz="0" w:space="0" w:color="auto"/>
        <w:left w:val="none" w:sz="0" w:space="0" w:color="auto"/>
        <w:bottom w:val="none" w:sz="0" w:space="0" w:color="auto"/>
        <w:right w:val="none" w:sz="0" w:space="0" w:color="auto"/>
      </w:divBdr>
    </w:div>
    <w:div w:id="1244142376">
      <w:bodyDiv w:val="1"/>
      <w:marLeft w:val="0"/>
      <w:marRight w:val="0"/>
      <w:marTop w:val="0"/>
      <w:marBottom w:val="0"/>
      <w:divBdr>
        <w:top w:val="none" w:sz="0" w:space="0" w:color="auto"/>
        <w:left w:val="none" w:sz="0" w:space="0" w:color="auto"/>
        <w:bottom w:val="none" w:sz="0" w:space="0" w:color="auto"/>
        <w:right w:val="none" w:sz="0" w:space="0" w:color="auto"/>
      </w:divBdr>
    </w:div>
    <w:div w:id="1383753332">
      <w:bodyDiv w:val="1"/>
      <w:marLeft w:val="0"/>
      <w:marRight w:val="0"/>
      <w:marTop w:val="0"/>
      <w:marBottom w:val="0"/>
      <w:divBdr>
        <w:top w:val="none" w:sz="0" w:space="0" w:color="auto"/>
        <w:left w:val="none" w:sz="0" w:space="0" w:color="auto"/>
        <w:bottom w:val="none" w:sz="0" w:space="0" w:color="auto"/>
        <w:right w:val="none" w:sz="0" w:space="0" w:color="auto"/>
      </w:divBdr>
      <w:divsChild>
        <w:div w:id="561986990">
          <w:marLeft w:val="547"/>
          <w:marRight w:val="0"/>
          <w:marTop w:val="0"/>
          <w:marBottom w:val="0"/>
          <w:divBdr>
            <w:top w:val="none" w:sz="0" w:space="0" w:color="auto"/>
            <w:left w:val="none" w:sz="0" w:space="0" w:color="auto"/>
            <w:bottom w:val="none" w:sz="0" w:space="0" w:color="auto"/>
            <w:right w:val="none" w:sz="0" w:space="0" w:color="auto"/>
          </w:divBdr>
        </w:div>
        <w:div w:id="754518622">
          <w:marLeft w:val="1166"/>
          <w:marRight w:val="0"/>
          <w:marTop w:val="0"/>
          <w:marBottom w:val="0"/>
          <w:divBdr>
            <w:top w:val="none" w:sz="0" w:space="0" w:color="auto"/>
            <w:left w:val="none" w:sz="0" w:space="0" w:color="auto"/>
            <w:bottom w:val="none" w:sz="0" w:space="0" w:color="auto"/>
            <w:right w:val="none" w:sz="0" w:space="0" w:color="auto"/>
          </w:divBdr>
        </w:div>
      </w:divsChild>
    </w:div>
    <w:div w:id="1462456538">
      <w:bodyDiv w:val="1"/>
      <w:marLeft w:val="0"/>
      <w:marRight w:val="0"/>
      <w:marTop w:val="0"/>
      <w:marBottom w:val="0"/>
      <w:divBdr>
        <w:top w:val="none" w:sz="0" w:space="0" w:color="auto"/>
        <w:left w:val="none" w:sz="0" w:space="0" w:color="auto"/>
        <w:bottom w:val="none" w:sz="0" w:space="0" w:color="auto"/>
        <w:right w:val="none" w:sz="0" w:space="0" w:color="auto"/>
      </w:divBdr>
    </w:div>
    <w:div w:id="1558275388">
      <w:bodyDiv w:val="1"/>
      <w:marLeft w:val="0"/>
      <w:marRight w:val="0"/>
      <w:marTop w:val="0"/>
      <w:marBottom w:val="0"/>
      <w:divBdr>
        <w:top w:val="none" w:sz="0" w:space="0" w:color="auto"/>
        <w:left w:val="none" w:sz="0" w:space="0" w:color="auto"/>
        <w:bottom w:val="none" w:sz="0" w:space="0" w:color="auto"/>
        <w:right w:val="none" w:sz="0" w:space="0" w:color="auto"/>
      </w:divBdr>
    </w:div>
    <w:div w:id="1685279370">
      <w:bodyDiv w:val="1"/>
      <w:marLeft w:val="0"/>
      <w:marRight w:val="0"/>
      <w:marTop w:val="0"/>
      <w:marBottom w:val="0"/>
      <w:divBdr>
        <w:top w:val="none" w:sz="0" w:space="0" w:color="auto"/>
        <w:left w:val="none" w:sz="0" w:space="0" w:color="auto"/>
        <w:bottom w:val="none" w:sz="0" w:space="0" w:color="auto"/>
        <w:right w:val="none" w:sz="0" w:space="0" w:color="auto"/>
      </w:divBdr>
    </w:div>
    <w:div w:id="1703245438">
      <w:bodyDiv w:val="1"/>
      <w:marLeft w:val="0"/>
      <w:marRight w:val="0"/>
      <w:marTop w:val="0"/>
      <w:marBottom w:val="0"/>
      <w:divBdr>
        <w:top w:val="none" w:sz="0" w:space="0" w:color="auto"/>
        <w:left w:val="none" w:sz="0" w:space="0" w:color="auto"/>
        <w:bottom w:val="none" w:sz="0" w:space="0" w:color="auto"/>
        <w:right w:val="none" w:sz="0" w:space="0" w:color="auto"/>
      </w:divBdr>
    </w:div>
    <w:div w:id="1741902357">
      <w:bodyDiv w:val="1"/>
      <w:marLeft w:val="0"/>
      <w:marRight w:val="0"/>
      <w:marTop w:val="0"/>
      <w:marBottom w:val="0"/>
      <w:divBdr>
        <w:top w:val="none" w:sz="0" w:space="0" w:color="auto"/>
        <w:left w:val="none" w:sz="0" w:space="0" w:color="auto"/>
        <w:bottom w:val="none" w:sz="0" w:space="0" w:color="auto"/>
        <w:right w:val="none" w:sz="0" w:space="0" w:color="auto"/>
      </w:divBdr>
    </w:div>
    <w:div w:id="1801145464">
      <w:bodyDiv w:val="1"/>
      <w:marLeft w:val="0"/>
      <w:marRight w:val="0"/>
      <w:marTop w:val="0"/>
      <w:marBottom w:val="0"/>
      <w:divBdr>
        <w:top w:val="none" w:sz="0" w:space="0" w:color="auto"/>
        <w:left w:val="none" w:sz="0" w:space="0" w:color="auto"/>
        <w:bottom w:val="none" w:sz="0" w:space="0" w:color="auto"/>
        <w:right w:val="none" w:sz="0" w:space="0" w:color="auto"/>
      </w:divBdr>
    </w:div>
    <w:div w:id="1802654678">
      <w:bodyDiv w:val="1"/>
      <w:marLeft w:val="0"/>
      <w:marRight w:val="0"/>
      <w:marTop w:val="0"/>
      <w:marBottom w:val="0"/>
      <w:divBdr>
        <w:top w:val="none" w:sz="0" w:space="0" w:color="auto"/>
        <w:left w:val="none" w:sz="0" w:space="0" w:color="auto"/>
        <w:bottom w:val="none" w:sz="0" w:space="0" w:color="auto"/>
        <w:right w:val="none" w:sz="0" w:space="0" w:color="auto"/>
      </w:divBdr>
    </w:div>
    <w:div w:id="1815293180">
      <w:bodyDiv w:val="1"/>
      <w:marLeft w:val="0"/>
      <w:marRight w:val="0"/>
      <w:marTop w:val="0"/>
      <w:marBottom w:val="0"/>
      <w:divBdr>
        <w:top w:val="none" w:sz="0" w:space="0" w:color="auto"/>
        <w:left w:val="none" w:sz="0" w:space="0" w:color="auto"/>
        <w:bottom w:val="none" w:sz="0" w:space="0" w:color="auto"/>
        <w:right w:val="none" w:sz="0" w:space="0" w:color="auto"/>
      </w:divBdr>
    </w:div>
    <w:div w:id="204343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21"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2"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7" Type="http://schemas.openxmlformats.org/officeDocument/2006/relationships/image" Target="media/image3.png"/><Relationship Id="rId63" Type="http://schemas.openxmlformats.org/officeDocument/2006/relationships/hyperlink" Target="http://localhost:8501/" TargetMode="External"/><Relationship Id="rId68" Type="http://schemas.openxmlformats.org/officeDocument/2006/relationships/image" Target="media/image22.png"/><Relationship Id="rId84" Type="http://schemas.openxmlformats.org/officeDocument/2006/relationships/image" Target="media/image38.jpeg"/><Relationship Id="rId89" Type="http://schemas.openxmlformats.org/officeDocument/2006/relationships/header" Target="header1.xml"/><Relationship Id="rId16"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11"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2"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7"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53" Type="http://schemas.openxmlformats.org/officeDocument/2006/relationships/image" Target="media/image9.jpeg"/><Relationship Id="rId58" Type="http://schemas.openxmlformats.org/officeDocument/2006/relationships/image" Target="media/image14.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22"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27"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0"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5"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3"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51" Type="http://schemas.openxmlformats.org/officeDocument/2006/relationships/image" Target="media/image7.png"/><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17"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25"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3"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8"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image" Target="media/image21.png"/><Relationship Id="rId20"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1"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54" Type="http://schemas.openxmlformats.org/officeDocument/2006/relationships/image" Target="media/image10.jpeg"/><Relationship Id="rId62" Type="http://schemas.openxmlformats.org/officeDocument/2006/relationships/hyperlink" Target="http://localhost:8501/"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jpg"/><Relationship Id="rId88" Type="http://schemas.openxmlformats.org/officeDocument/2006/relationships/image" Target="media/image4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23"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28"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6"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9" Type="http://schemas.openxmlformats.org/officeDocument/2006/relationships/image" Target="media/image5.jpeg"/><Relationship Id="rId57" Type="http://schemas.openxmlformats.org/officeDocument/2006/relationships/image" Target="media/image13.png"/><Relationship Id="rId10"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1"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4"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52" Type="http://schemas.openxmlformats.org/officeDocument/2006/relationships/image" Target="media/image8.jpeg"/><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13"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18"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9"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34"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50" Type="http://schemas.openxmlformats.org/officeDocument/2006/relationships/image" Target="media/image6.jpg"/><Relationship Id="rId55" Type="http://schemas.openxmlformats.org/officeDocument/2006/relationships/image" Target="media/image11.pn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24"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0"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 Id="rId45" Type="http://schemas.openxmlformats.org/officeDocument/2006/relationships/image" Target="media/image1.jpeg"/><Relationship Id="rId66" Type="http://schemas.openxmlformats.org/officeDocument/2006/relationships/image" Target="media/image20.png"/><Relationship Id="rId87" Type="http://schemas.openxmlformats.org/officeDocument/2006/relationships/image" Target="media/image41.png"/><Relationship Id="rId61" Type="http://schemas.openxmlformats.org/officeDocument/2006/relationships/image" Target="media/image17.png"/><Relationship Id="rId82" Type="http://schemas.openxmlformats.org/officeDocument/2006/relationships/image" Target="media/image36.jpg"/><Relationship Id="rId19" Type="http://schemas.openxmlformats.org/officeDocument/2006/relationships/hyperlink" Target="https://word-edit.officeapps.live.com/we/wordeditorframe.aspx?ui=zh-TW&amp;rs=zh-TW&amp;wopisrc=https%3A%2F%2Fmy.microsoftpersonalcontent.com%2Fpersonal%2F681a81345b604395%2F_vti_bin%2Fwopi.ashx%2Ffiles%2F836e8c5d195245adb740d5e9bbee0b9a&amp;sc=%7B%22pmo%22%3A%22https%3A%2F%2Fonedrive.live.com%22%2C%22pmshare%22%3Atrue%2C%22redeem%22%3A%22aHR0cHM6Ly8xZHJ2Lm1zL3cvYy82ODFhODEzNDViNjA0Mzk1L0VWMk1ib05TR2ExRnQwRFY2YnZ1QzVvQm5tbFhmc1JNclhrU1hqcGt3bWZZbEE_ZT00OjYyN2E5NDc4NDQ2ZjQwYzdiZDJmZTEzMmEzNmU4MTE4JnNoYXJpbmd2Mj10cnVlJmZyb21TaGFyZT10cnVlJmF0PTk%22%7D&amp;wdenableroaming=1&amp;mscc=0&amp;wdodb=1&amp;hid=BB5D69A1-80E2-4000-2D96-9AE81B6AAC3D.0&amp;uih=onedrivecom&amp;wdlcid=zh-TW&amp;jsapi=1&amp;jsapiver=v2&amp;corrid=ba7dfea5-6837-0cb1-e840-108005856935&amp;usid=ba7dfea5-6837-0cb1-e840-108005856935&amp;newsession=1&amp;sftc=1&amp;uihit=docaspx&amp;muv=1&amp;cac=1&amp;sams=1&amp;sfp=1&amp;sdp=1&amp;hch=1&amp;hwfh=1&amp;dchat=1&amp;ctp=LeastProtected&amp;rct=Normal&amp;wdorigin=Sharing.ClientRedirect&amp;csc=1&amp;instantedit=1&amp;wopicomplete=1&amp;wdredirectionreason=Unified_SingleFlush"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Calibri Light"/>
        <a:ea typeface="標楷體"/>
        <a:cs typeface=""/>
      </a:majorFont>
      <a:minorFont>
        <a:latin typeface="Calibri"/>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6D079-5226-470B-AFC8-387D6C71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55</Pages>
  <Words>7930</Words>
  <Characters>43906</Characters>
  <Application>Microsoft Office Word</Application>
  <DocSecurity>0</DocSecurity>
  <Lines>365</Lines>
  <Paragraphs>103</Paragraphs>
  <ScaleCrop>false</ScaleCrop>
  <Company/>
  <LinksUpToDate>false</LinksUpToDate>
  <CharactersWithSpaces>51733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東原 李</cp:lastModifiedBy>
  <cp:revision>375</cp:revision>
  <cp:lastPrinted>2024-12-02T13:23:00Z</cp:lastPrinted>
  <dcterms:created xsi:type="dcterms:W3CDTF">2024-12-01T04:50:00Z</dcterms:created>
  <dcterms:modified xsi:type="dcterms:W3CDTF">2024-12-04T02:19:00Z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b541506abe1ac9befd6ea39598e84041ac255162c7d2303f222927684f415e19</vt:lpwstr>
  </property>
</Properties>
</file>